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0A6E3" w14:textId="77777777" w:rsidR="00763648" w:rsidRDefault="00763648"/>
    <w:p w14:paraId="276F29AF" w14:textId="77777777" w:rsidR="00763648" w:rsidRDefault="00763648"/>
    <w:p w14:paraId="6E9EE288" w14:textId="77777777" w:rsidR="00763648" w:rsidRDefault="00763648"/>
    <w:p w14:paraId="606571F1" w14:textId="77777777" w:rsidR="00763648" w:rsidRDefault="00A74F1D">
      <w:pPr>
        <w:pStyle w:val="Title"/>
        <w:contextualSpacing w:val="0"/>
        <w:jc w:val="center"/>
        <w:pPrChange w:id="2" w:author="Tyler" w:date="2017-11-06T12:57:00Z">
          <w:pPr>
            <w:pStyle w:val="Title"/>
            <w:jc w:val="center"/>
          </w:pPr>
        </w:pPrChange>
      </w:pPr>
      <w:r>
        <w:t>SMART WALKER</w:t>
      </w:r>
    </w:p>
    <w:p w14:paraId="2ED1122E" w14:textId="77777777" w:rsidR="00763648" w:rsidRDefault="00A74F1D">
      <w:pPr>
        <w:pStyle w:val="Title"/>
        <w:contextualSpacing w:val="0"/>
        <w:jc w:val="center"/>
        <w:pPrChange w:id="3" w:author="Tyler" w:date="2017-11-06T12:57:00Z">
          <w:pPr>
            <w:pStyle w:val="Title"/>
            <w:jc w:val="center"/>
          </w:pPr>
        </w:pPrChange>
      </w:pPr>
      <w:r>
        <w:t>SYSTEM REQUIREMENTS DOCUMENT</w:t>
      </w:r>
    </w:p>
    <w:p w14:paraId="25B32A35" w14:textId="77777777" w:rsidR="00763648" w:rsidRDefault="00763648"/>
    <w:p w14:paraId="6566EF45" w14:textId="77777777" w:rsidR="00763648" w:rsidRDefault="00763648"/>
    <w:p w14:paraId="38F616DD" w14:textId="77777777" w:rsidR="00763648" w:rsidRDefault="00763648"/>
    <w:p w14:paraId="53D7EC3C" w14:textId="77777777" w:rsidR="00763648" w:rsidRDefault="00A74F1D">
      <w:pPr>
        <w:pStyle w:val="Subtitle"/>
        <w:spacing w:after="0"/>
        <w:jc w:val="center"/>
        <w:rPr>
          <w:b/>
        </w:rPr>
      </w:pPr>
      <w:r>
        <w:rPr>
          <w:b/>
        </w:rPr>
        <w:t>MECHATRONICS 4TB6</w:t>
      </w:r>
    </w:p>
    <w:p w14:paraId="1D8E8C5F" w14:textId="77777777" w:rsidR="00763648" w:rsidRDefault="00A74F1D">
      <w:pPr>
        <w:pStyle w:val="Subtitle"/>
        <w:spacing w:after="0"/>
        <w:jc w:val="center"/>
        <w:rPr>
          <w:b/>
        </w:rPr>
      </w:pPr>
      <w:r>
        <w:rPr>
          <w:b/>
        </w:rPr>
        <w:t>GROUP 2</w:t>
      </w:r>
    </w:p>
    <w:p w14:paraId="00ABD26F" w14:textId="77777777" w:rsidR="00763648" w:rsidRDefault="00763648"/>
    <w:p w14:paraId="5AB4AF75" w14:textId="77777777" w:rsidR="00763648" w:rsidRDefault="00A74F1D">
      <w:pPr>
        <w:pStyle w:val="Subtitle"/>
        <w:spacing w:after="0"/>
        <w:jc w:val="center"/>
      </w:pPr>
      <w:r>
        <w:t>NATHAN FUJIMOTO</w:t>
      </w:r>
    </w:p>
    <w:p w14:paraId="60BC121D" w14:textId="77777777" w:rsidR="00763648" w:rsidRDefault="00A74F1D">
      <w:pPr>
        <w:pStyle w:val="Subtitle"/>
        <w:spacing w:after="0"/>
        <w:jc w:val="center"/>
      </w:pPr>
      <w:r>
        <w:t>PRAKHAR GARG</w:t>
      </w:r>
    </w:p>
    <w:p w14:paraId="2A0FDC72" w14:textId="77777777" w:rsidR="00763648" w:rsidRDefault="00A74F1D">
      <w:pPr>
        <w:pStyle w:val="Subtitle"/>
        <w:spacing w:after="0"/>
        <w:jc w:val="center"/>
      </w:pPr>
      <w:r>
        <w:t>JOSH GILMOUR</w:t>
      </w:r>
    </w:p>
    <w:p w14:paraId="3D88C932" w14:textId="77777777" w:rsidR="00763648" w:rsidRDefault="00A74F1D">
      <w:pPr>
        <w:pStyle w:val="Subtitle"/>
        <w:spacing w:after="0"/>
        <w:jc w:val="center"/>
      </w:pPr>
      <w:r>
        <w:t>AARON JASS</w:t>
      </w:r>
    </w:p>
    <w:p w14:paraId="439B5D74" w14:textId="77777777" w:rsidR="00763648" w:rsidRDefault="00A74F1D">
      <w:pPr>
        <w:pStyle w:val="Subtitle"/>
        <w:spacing w:after="0"/>
        <w:jc w:val="center"/>
      </w:pPr>
      <w:r>
        <w:t>TYLER JASS</w:t>
      </w:r>
    </w:p>
    <w:p w14:paraId="3A5D0043" w14:textId="77777777" w:rsidR="00763648" w:rsidRDefault="00A74F1D">
      <w:pPr>
        <w:pStyle w:val="Subtitle"/>
        <w:spacing w:after="0"/>
        <w:jc w:val="center"/>
      </w:pPr>
      <w:r>
        <w:t>FAUZIA KHANUM</w:t>
      </w:r>
    </w:p>
    <w:p w14:paraId="1CDFCB01" w14:textId="77777777" w:rsidR="00763648" w:rsidRDefault="00A74F1D">
      <w:pPr>
        <w:pStyle w:val="Subtitle"/>
        <w:spacing w:after="0"/>
        <w:jc w:val="center"/>
      </w:pPr>
      <w:r>
        <w:t>JACK LIU</w:t>
      </w:r>
    </w:p>
    <w:p w14:paraId="507BB5D6" w14:textId="77777777" w:rsidR="00763648" w:rsidRDefault="00A74F1D">
      <w:pPr>
        <w:pStyle w:val="Subtitle"/>
        <w:spacing w:after="0"/>
        <w:jc w:val="center"/>
      </w:pPr>
      <w:r>
        <w:t>GAGAN SINGH</w:t>
      </w:r>
    </w:p>
    <w:p w14:paraId="34FBAFBB" w14:textId="77777777" w:rsidR="00763648" w:rsidRDefault="00A74F1D">
      <w:r>
        <w:br w:type="page"/>
      </w:r>
    </w:p>
    <w:customXmlDelRangeStart w:id="4" w:author="Tyler" w:date="2017-11-06T12:57:00Z"/>
    <w:sdt>
      <w:sdtPr>
        <w:id w:val="1027065722"/>
        <w:docPartObj>
          <w:docPartGallery w:val="Table of Contents"/>
          <w:docPartUnique/>
        </w:docPartObj>
      </w:sdtPr>
      <w:sdtEndPr>
        <w:rPr>
          <w:b/>
          <w:bCs/>
          <w:noProof/>
        </w:rPr>
      </w:sdtEndPr>
      <w:sdtContent>
        <w:customXmlDelRangeEnd w:id="4"/>
        <w:p w14:paraId="36915C5F" w14:textId="13AAD8D2" w:rsidR="00A4030A" w:rsidRPr="00A4030A" w:rsidRDefault="00A74F1D" w:rsidP="00A4030A">
          <w:pPr>
            <w:keepNext/>
            <w:keepLines/>
            <w:pBdr>
              <w:top w:val="none" w:sz="0" w:space="0" w:color="000000"/>
              <w:left w:val="none" w:sz="0" w:space="0" w:color="000000"/>
              <w:bottom w:val="none" w:sz="0" w:space="0" w:color="000000"/>
              <w:right w:val="none" w:sz="0" w:space="0" w:color="000000"/>
              <w:between w:val="none" w:sz="0" w:space="0" w:color="000000"/>
            </w:pBdr>
            <w:spacing w:before="240" w:after="0"/>
            <w:rPr>
              <w:color w:val="2F5496"/>
              <w:sz w:val="32"/>
              <w:rPrChange w:id="5" w:author="Tyler" w:date="2017-11-06T12:57:00Z">
                <w:rPr/>
              </w:rPrChange>
            </w:rPr>
            <w:pPrChange w:id="6" w:author="Tyler" w:date="2017-11-06T12:57:00Z">
              <w:pPr>
                <w:pStyle w:val="TOCHeading"/>
              </w:pPr>
            </w:pPrChange>
          </w:pPr>
          <w:r>
            <w:rPr>
              <w:color w:val="2F5496"/>
              <w:sz w:val="32"/>
              <w:rPrChange w:id="7" w:author="Tyler" w:date="2017-11-06T12:57:00Z">
                <w:rPr/>
              </w:rPrChange>
            </w:rPr>
            <w:t>Table of Contents</w:t>
          </w:r>
        </w:p>
        <w:p w14:paraId="1C4CB8F9" w14:textId="77777777" w:rsidR="0029369E" w:rsidRDefault="00AA626F">
          <w:pPr>
            <w:pStyle w:val="TOC1"/>
            <w:tabs>
              <w:tab w:val="right" w:leader="dot" w:pos="9350"/>
            </w:tabs>
            <w:rPr>
              <w:del w:id="8" w:author="Tyler" w:date="2017-11-06T12:57:00Z"/>
              <w:rFonts w:asciiTheme="minorHAnsi" w:eastAsiaTheme="minorEastAsia" w:hAnsiTheme="minorHAnsi" w:cstheme="minorBidi"/>
              <w:noProof/>
              <w:color w:val="auto"/>
            </w:rPr>
          </w:pPr>
          <w:del w:id="9" w:author="Tyler" w:date="2017-11-06T12:57:00Z">
            <w:r>
              <w:fldChar w:fldCharType="begin"/>
            </w:r>
            <w:r>
              <w:delInstrText xml:space="preserve"> TOC \o "1-3" \h \z \u </w:delInstrText>
            </w:r>
            <w:r>
              <w:fldChar w:fldCharType="separate"/>
            </w:r>
            <w:r w:rsidR="007568C6">
              <w:fldChar w:fldCharType="begin"/>
            </w:r>
            <w:r w:rsidR="007568C6">
              <w:delInstrText xml:space="preserve"> HYPERLINK \l "_Toc497314613" </w:delInstrText>
            </w:r>
            <w:r w:rsidR="007568C6">
              <w:fldChar w:fldCharType="separate"/>
            </w:r>
            <w:r w:rsidR="0029369E" w:rsidRPr="00FC1446">
              <w:rPr>
                <w:rStyle w:val="Hyperlink"/>
                <w:noProof/>
              </w:rPr>
              <w:delText>Revision History</w:delText>
            </w:r>
            <w:r w:rsidR="0029369E">
              <w:rPr>
                <w:noProof/>
                <w:webHidden/>
              </w:rPr>
              <w:tab/>
            </w:r>
            <w:r w:rsidR="0029369E">
              <w:rPr>
                <w:noProof/>
                <w:webHidden/>
              </w:rPr>
              <w:fldChar w:fldCharType="begin"/>
            </w:r>
            <w:r w:rsidR="0029369E">
              <w:rPr>
                <w:noProof/>
                <w:webHidden/>
              </w:rPr>
              <w:delInstrText xml:space="preserve"> PAGEREF _Toc497314613 \h </w:delInstrText>
            </w:r>
            <w:r w:rsidR="0029369E">
              <w:rPr>
                <w:noProof/>
                <w:webHidden/>
              </w:rPr>
            </w:r>
            <w:r w:rsidR="0029369E">
              <w:rPr>
                <w:noProof/>
                <w:webHidden/>
              </w:rPr>
              <w:fldChar w:fldCharType="separate"/>
            </w:r>
            <w:r w:rsidR="0029369E">
              <w:rPr>
                <w:noProof/>
                <w:webHidden/>
              </w:rPr>
              <w:delText>3</w:delText>
            </w:r>
            <w:r w:rsidR="0029369E">
              <w:rPr>
                <w:noProof/>
                <w:webHidden/>
              </w:rPr>
              <w:fldChar w:fldCharType="end"/>
            </w:r>
            <w:r w:rsidR="007568C6">
              <w:rPr>
                <w:noProof/>
              </w:rPr>
              <w:fldChar w:fldCharType="end"/>
            </w:r>
          </w:del>
        </w:p>
        <w:p w14:paraId="4660E347" w14:textId="77777777" w:rsidR="0029369E" w:rsidRDefault="007568C6">
          <w:pPr>
            <w:pStyle w:val="TOC1"/>
            <w:tabs>
              <w:tab w:val="right" w:leader="dot" w:pos="9350"/>
            </w:tabs>
            <w:rPr>
              <w:del w:id="10" w:author="Tyler" w:date="2017-11-06T12:57:00Z"/>
              <w:rFonts w:asciiTheme="minorHAnsi" w:eastAsiaTheme="minorEastAsia" w:hAnsiTheme="minorHAnsi" w:cstheme="minorBidi"/>
              <w:noProof/>
              <w:color w:val="auto"/>
            </w:rPr>
          </w:pPr>
          <w:del w:id="11" w:author="Tyler" w:date="2017-11-06T12:57:00Z">
            <w:r>
              <w:fldChar w:fldCharType="begin"/>
            </w:r>
            <w:r>
              <w:delInstrText xml:space="preserve"> HYPERLINK \l "_Toc497314614" </w:delInstrText>
            </w:r>
            <w:r>
              <w:fldChar w:fldCharType="separate"/>
            </w:r>
            <w:r w:rsidR="0029369E" w:rsidRPr="00FC1446">
              <w:rPr>
                <w:rStyle w:val="Hyperlink"/>
                <w:noProof/>
              </w:rPr>
              <w:delText>Table of Tables</w:delText>
            </w:r>
            <w:r w:rsidR="0029369E">
              <w:rPr>
                <w:noProof/>
                <w:webHidden/>
              </w:rPr>
              <w:tab/>
            </w:r>
            <w:r w:rsidR="0029369E">
              <w:rPr>
                <w:noProof/>
                <w:webHidden/>
              </w:rPr>
              <w:fldChar w:fldCharType="begin"/>
            </w:r>
            <w:r w:rsidR="0029369E">
              <w:rPr>
                <w:noProof/>
                <w:webHidden/>
              </w:rPr>
              <w:delInstrText xml:space="preserve"> PAGEREF _Toc497314614 \h </w:delInstrText>
            </w:r>
            <w:r w:rsidR="0029369E">
              <w:rPr>
                <w:noProof/>
                <w:webHidden/>
              </w:rPr>
            </w:r>
            <w:r w:rsidR="0029369E">
              <w:rPr>
                <w:noProof/>
                <w:webHidden/>
              </w:rPr>
              <w:fldChar w:fldCharType="separate"/>
            </w:r>
            <w:r w:rsidR="0029369E">
              <w:rPr>
                <w:noProof/>
                <w:webHidden/>
              </w:rPr>
              <w:delText>4</w:delText>
            </w:r>
            <w:r w:rsidR="0029369E">
              <w:rPr>
                <w:noProof/>
                <w:webHidden/>
              </w:rPr>
              <w:fldChar w:fldCharType="end"/>
            </w:r>
            <w:r>
              <w:rPr>
                <w:noProof/>
              </w:rPr>
              <w:fldChar w:fldCharType="end"/>
            </w:r>
          </w:del>
        </w:p>
        <w:p w14:paraId="0DFBE4D3" w14:textId="77777777" w:rsidR="0029369E" w:rsidRDefault="007568C6">
          <w:pPr>
            <w:pStyle w:val="TOC1"/>
            <w:tabs>
              <w:tab w:val="right" w:leader="dot" w:pos="9350"/>
            </w:tabs>
            <w:rPr>
              <w:del w:id="12" w:author="Tyler" w:date="2017-11-06T12:57:00Z"/>
              <w:rFonts w:asciiTheme="minorHAnsi" w:eastAsiaTheme="minorEastAsia" w:hAnsiTheme="minorHAnsi" w:cstheme="minorBidi"/>
              <w:noProof/>
              <w:color w:val="auto"/>
            </w:rPr>
          </w:pPr>
          <w:del w:id="13" w:author="Tyler" w:date="2017-11-06T12:57:00Z">
            <w:r>
              <w:fldChar w:fldCharType="begin"/>
            </w:r>
            <w:r>
              <w:delInstrText xml:space="preserve"> HYPERLINK \l "_Toc497314615" </w:delInstrText>
            </w:r>
            <w:r>
              <w:fldChar w:fldCharType="separate"/>
            </w:r>
            <w:r w:rsidR="0029369E" w:rsidRPr="00FC1446">
              <w:rPr>
                <w:rStyle w:val="Hyperlink"/>
                <w:noProof/>
              </w:rPr>
              <w:delText>Table of Figures</w:delText>
            </w:r>
            <w:r w:rsidR="0029369E">
              <w:rPr>
                <w:noProof/>
                <w:webHidden/>
              </w:rPr>
              <w:tab/>
            </w:r>
            <w:r w:rsidR="0029369E">
              <w:rPr>
                <w:noProof/>
                <w:webHidden/>
              </w:rPr>
              <w:fldChar w:fldCharType="begin"/>
            </w:r>
            <w:r w:rsidR="0029369E">
              <w:rPr>
                <w:noProof/>
                <w:webHidden/>
              </w:rPr>
              <w:delInstrText xml:space="preserve"> PAGEREF _Toc497314615 \h </w:delInstrText>
            </w:r>
            <w:r w:rsidR="0029369E">
              <w:rPr>
                <w:noProof/>
                <w:webHidden/>
              </w:rPr>
            </w:r>
            <w:r w:rsidR="0029369E">
              <w:rPr>
                <w:noProof/>
                <w:webHidden/>
              </w:rPr>
              <w:fldChar w:fldCharType="separate"/>
            </w:r>
            <w:r w:rsidR="0029369E">
              <w:rPr>
                <w:noProof/>
                <w:webHidden/>
              </w:rPr>
              <w:delText>4</w:delText>
            </w:r>
            <w:r w:rsidR="0029369E">
              <w:rPr>
                <w:noProof/>
                <w:webHidden/>
              </w:rPr>
              <w:fldChar w:fldCharType="end"/>
            </w:r>
            <w:r>
              <w:rPr>
                <w:noProof/>
              </w:rPr>
              <w:fldChar w:fldCharType="end"/>
            </w:r>
          </w:del>
        </w:p>
        <w:p w14:paraId="138637D0" w14:textId="77777777" w:rsidR="0029369E" w:rsidRDefault="007568C6">
          <w:pPr>
            <w:pStyle w:val="TOC1"/>
            <w:tabs>
              <w:tab w:val="right" w:leader="dot" w:pos="9350"/>
            </w:tabs>
            <w:rPr>
              <w:del w:id="14" w:author="Tyler" w:date="2017-11-06T12:57:00Z"/>
              <w:rFonts w:asciiTheme="minorHAnsi" w:eastAsiaTheme="minorEastAsia" w:hAnsiTheme="minorHAnsi" w:cstheme="minorBidi"/>
              <w:noProof/>
              <w:color w:val="auto"/>
            </w:rPr>
          </w:pPr>
          <w:del w:id="15" w:author="Tyler" w:date="2017-11-06T12:57:00Z">
            <w:r>
              <w:fldChar w:fldCharType="begin"/>
            </w:r>
            <w:r>
              <w:delInstrText xml:space="preserve"> HYPERLINK \l "_Toc497314616" </w:delInstrText>
            </w:r>
            <w:r>
              <w:fldChar w:fldCharType="separate"/>
            </w:r>
            <w:r w:rsidR="0029369E" w:rsidRPr="00FC1446">
              <w:rPr>
                <w:rStyle w:val="Hyperlink"/>
                <w:noProof/>
              </w:rPr>
              <w:delText>1 Introduction</w:delText>
            </w:r>
            <w:r w:rsidR="0029369E">
              <w:rPr>
                <w:noProof/>
                <w:webHidden/>
              </w:rPr>
              <w:tab/>
            </w:r>
            <w:r w:rsidR="0029369E">
              <w:rPr>
                <w:noProof/>
                <w:webHidden/>
              </w:rPr>
              <w:fldChar w:fldCharType="begin"/>
            </w:r>
            <w:r w:rsidR="0029369E">
              <w:rPr>
                <w:noProof/>
                <w:webHidden/>
              </w:rPr>
              <w:delInstrText xml:space="preserve"> PAGEREF _Toc497314616 \h </w:delInstrText>
            </w:r>
            <w:r w:rsidR="0029369E">
              <w:rPr>
                <w:noProof/>
                <w:webHidden/>
              </w:rPr>
            </w:r>
            <w:r w:rsidR="0029369E">
              <w:rPr>
                <w:noProof/>
                <w:webHidden/>
              </w:rPr>
              <w:fldChar w:fldCharType="separate"/>
            </w:r>
            <w:r w:rsidR="0029369E">
              <w:rPr>
                <w:noProof/>
                <w:webHidden/>
              </w:rPr>
              <w:delText>5</w:delText>
            </w:r>
            <w:r w:rsidR="0029369E">
              <w:rPr>
                <w:noProof/>
                <w:webHidden/>
              </w:rPr>
              <w:fldChar w:fldCharType="end"/>
            </w:r>
            <w:r>
              <w:rPr>
                <w:noProof/>
              </w:rPr>
              <w:fldChar w:fldCharType="end"/>
            </w:r>
          </w:del>
        </w:p>
        <w:p w14:paraId="1F17F324" w14:textId="77777777" w:rsidR="0029369E" w:rsidRDefault="007568C6">
          <w:pPr>
            <w:pStyle w:val="TOC2"/>
            <w:tabs>
              <w:tab w:val="right" w:leader="dot" w:pos="9350"/>
            </w:tabs>
            <w:rPr>
              <w:del w:id="16" w:author="Tyler" w:date="2017-11-06T12:57:00Z"/>
              <w:rFonts w:asciiTheme="minorHAnsi" w:eastAsiaTheme="minorEastAsia" w:hAnsiTheme="minorHAnsi" w:cstheme="minorBidi"/>
              <w:noProof/>
              <w:color w:val="auto"/>
            </w:rPr>
          </w:pPr>
          <w:del w:id="17" w:author="Tyler" w:date="2017-11-06T12:57:00Z">
            <w:r>
              <w:fldChar w:fldCharType="begin"/>
            </w:r>
            <w:r>
              <w:delInstrText xml:space="preserve"> HYPERLINK \l "_Toc497314617" </w:delInstrText>
            </w:r>
            <w:r>
              <w:fldChar w:fldCharType="separate"/>
            </w:r>
            <w:r w:rsidR="0029369E" w:rsidRPr="00FC1446">
              <w:rPr>
                <w:rStyle w:val="Hyperlink"/>
                <w:noProof/>
              </w:rPr>
              <w:delText>1.1 Purpose</w:delText>
            </w:r>
            <w:r w:rsidR="0029369E">
              <w:rPr>
                <w:noProof/>
                <w:webHidden/>
              </w:rPr>
              <w:tab/>
            </w:r>
            <w:r w:rsidR="0029369E">
              <w:rPr>
                <w:noProof/>
                <w:webHidden/>
              </w:rPr>
              <w:fldChar w:fldCharType="begin"/>
            </w:r>
            <w:r w:rsidR="0029369E">
              <w:rPr>
                <w:noProof/>
                <w:webHidden/>
              </w:rPr>
              <w:delInstrText xml:space="preserve"> PAGEREF _Toc497314617 \h </w:delInstrText>
            </w:r>
            <w:r w:rsidR="0029369E">
              <w:rPr>
                <w:noProof/>
                <w:webHidden/>
              </w:rPr>
            </w:r>
            <w:r w:rsidR="0029369E">
              <w:rPr>
                <w:noProof/>
                <w:webHidden/>
              </w:rPr>
              <w:fldChar w:fldCharType="separate"/>
            </w:r>
            <w:r w:rsidR="0029369E">
              <w:rPr>
                <w:noProof/>
                <w:webHidden/>
              </w:rPr>
              <w:delText>5</w:delText>
            </w:r>
            <w:r w:rsidR="0029369E">
              <w:rPr>
                <w:noProof/>
                <w:webHidden/>
              </w:rPr>
              <w:fldChar w:fldCharType="end"/>
            </w:r>
            <w:r>
              <w:rPr>
                <w:noProof/>
              </w:rPr>
              <w:fldChar w:fldCharType="end"/>
            </w:r>
          </w:del>
        </w:p>
        <w:p w14:paraId="74D777FA" w14:textId="77777777" w:rsidR="0029369E" w:rsidRDefault="007568C6">
          <w:pPr>
            <w:pStyle w:val="TOC2"/>
            <w:tabs>
              <w:tab w:val="right" w:leader="dot" w:pos="9350"/>
            </w:tabs>
            <w:rPr>
              <w:del w:id="18" w:author="Tyler" w:date="2017-11-06T12:57:00Z"/>
              <w:rFonts w:asciiTheme="minorHAnsi" w:eastAsiaTheme="minorEastAsia" w:hAnsiTheme="minorHAnsi" w:cstheme="minorBidi"/>
              <w:noProof/>
              <w:color w:val="auto"/>
            </w:rPr>
          </w:pPr>
          <w:del w:id="19" w:author="Tyler" w:date="2017-11-06T12:57:00Z">
            <w:r>
              <w:fldChar w:fldCharType="begin"/>
            </w:r>
            <w:r>
              <w:delInstrText xml:space="preserve"> HYPE</w:delInstrText>
            </w:r>
            <w:r>
              <w:delInstrText xml:space="preserve">RLINK \l "_Toc497314618" </w:delInstrText>
            </w:r>
            <w:r>
              <w:fldChar w:fldCharType="separate"/>
            </w:r>
            <w:r w:rsidR="0029369E" w:rsidRPr="00FC1446">
              <w:rPr>
                <w:rStyle w:val="Hyperlink"/>
                <w:noProof/>
              </w:rPr>
              <w:delText>1.2 Project Scope</w:delText>
            </w:r>
            <w:r w:rsidR="0029369E">
              <w:rPr>
                <w:noProof/>
                <w:webHidden/>
              </w:rPr>
              <w:tab/>
            </w:r>
            <w:r w:rsidR="0029369E">
              <w:rPr>
                <w:noProof/>
                <w:webHidden/>
              </w:rPr>
              <w:fldChar w:fldCharType="begin"/>
            </w:r>
            <w:r w:rsidR="0029369E">
              <w:rPr>
                <w:noProof/>
                <w:webHidden/>
              </w:rPr>
              <w:delInstrText xml:space="preserve"> PAGEREF _Toc497314618 \h </w:delInstrText>
            </w:r>
            <w:r w:rsidR="0029369E">
              <w:rPr>
                <w:noProof/>
                <w:webHidden/>
              </w:rPr>
            </w:r>
            <w:r w:rsidR="0029369E">
              <w:rPr>
                <w:noProof/>
                <w:webHidden/>
              </w:rPr>
              <w:fldChar w:fldCharType="separate"/>
            </w:r>
            <w:r w:rsidR="0029369E">
              <w:rPr>
                <w:noProof/>
                <w:webHidden/>
              </w:rPr>
              <w:delText>5</w:delText>
            </w:r>
            <w:r w:rsidR="0029369E">
              <w:rPr>
                <w:noProof/>
                <w:webHidden/>
              </w:rPr>
              <w:fldChar w:fldCharType="end"/>
            </w:r>
            <w:r>
              <w:rPr>
                <w:noProof/>
              </w:rPr>
              <w:fldChar w:fldCharType="end"/>
            </w:r>
          </w:del>
        </w:p>
        <w:p w14:paraId="0922B21A" w14:textId="77777777" w:rsidR="0029369E" w:rsidRDefault="007568C6">
          <w:pPr>
            <w:pStyle w:val="TOC1"/>
            <w:tabs>
              <w:tab w:val="right" w:leader="dot" w:pos="9350"/>
            </w:tabs>
            <w:rPr>
              <w:del w:id="20" w:author="Tyler" w:date="2017-11-06T12:57:00Z"/>
              <w:rFonts w:asciiTheme="minorHAnsi" w:eastAsiaTheme="minorEastAsia" w:hAnsiTheme="minorHAnsi" w:cstheme="minorBidi"/>
              <w:noProof/>
              <w:color w:val="auto"/>
            </w:rPr>
          </w:pPr>
          <w:del w:id="21" w:author="Tyler" w:date="2017-11-06T12:57:00Z">
            <w:r>
              <w:fldChar w:fldCharType="begin"/>
            </w:r>
            <w:r>
              <w:delInstrText xml:space="preserve"> HYPERLINK \l "_Toc497314619" </w:delInstrText>
            </w:r>
            <w:r>
              <w:fldChar w:fldCharType="separate"/>
            </w:r>
            <w:r w:rsidR="0029369E" w:rsidRPr="00FC1446">
              <w:rPr>
                <w:rStyle w:val="Hyperlink"/>
                <w:noProof/>
              </w:rPr>
              <w:delText>2 Overall Description</w:delText>
            </w:r>
            <w:r w:rsidR="0029369E">
              <w:rPr>
                <w:noProof/>
                <w:webHidden/>
              </w:rPr>
              <w:tab/>
            </w:r>
            <w:r w:rsidR="0029369E">
              <w:rPr>
                <w:noProof/>
                <w:webHidden/>
              </w:rPr>
              <w:fldChar w:fldCharType="begin"/>
            </w:r>
            <w:r w:rsidR="0029369E">
              <w:rPr>
                <w:noProof/>
                <w:webHidden/>
              </w:rPr>
              <w:delInstrText xml:space="preserve"> PAGEREF _Toc497314619 \h </w:delInstrText>
            </w:r>
            <w:r w:rsidR="0029369E">
              <w:rPr>
                <w:noProof/>
                <w:webHidden/>
              </w:rPr>
            </w:r>
            <w:r w:rsidR="0029369E">
              <w:rPr>
                <w:noProof/>
                <w:webHidden/>
              </w:rPr>
              <w:fldChar w:fldCharType="separate"/>
            </w:r>
            <w:r w:rsidR="0029369E">
              <w:rPr>
                <w:noProof/>
                <w:webHidden/>
              </w:rPr>
              <w:delText>6</w:delText>
            </w:r>
            <w:r w:rsidR="0029369E">
              <w:rPr>
                <w:noProof/>
                <w:webHidden/>
              </w:rPr>
              <w:fldChar w:fldCharType="end"/>
            </w:r>
            <w:r>
              <w:rPr>
                <w:noProof/>
              </w:rPr>
              <w:fldChar w:fldCharType="end"/>
            </w:r>
          </w:del>
        </w:p>
        <w:p w14:paraId="131741BA" w14:textId="77777777" w:rsidR="0029369E" w:rsidRDefault="007568C6">
          <w:pPr>
            <w:pStyle w:val="TOC2"/>
            <w:tabs>
              <w:tab w:val="right" w:leader="dot" w:pos="9350"/>
            </w:tabs>
            <w:rPr>
              <w:del w:id="22" w:author="Tyler" w:date="2017-11-06T12:57:00Z"/>
              <w:rFonts w:asciiTheme="minorHAnsi" w:eastAsiaTheme="minorEastAsia" w:hAnsiTheme="minorHAnsi" w:cstheme="minorBidi"/>
              <w:noProof/>
              <w:color w:val="auto"/>
            </w:rPr>
          </w:pPr>
          <w:del w:id="23" w:author="Tyler" w:date="2017-11-06T12:57:00Z">
            <w:r>
              <w:fldChar w:fldCharType="begin"/>
            </w:r>
            <w:r>
              <w:delInstrText xml:space="preserve"> HYPERLINK \l "_Toc497314620" </w:delInstrText>
            </w:r>
            <w:r>
              <w:fldChar w:fldCharType="separate"/>
            </w:r>
            <w:r w:rsidR="0029369E" w:rsidRPr="00FC1446">
              <w:rPr>
                <w:rStyle w:val="Hyperlink"/>
                <w:noProof/>
              </w:rPr>
              <w:delText>2.1 System Overview</w:delText>
            </w:r>
            <w:r w:rsidR="0029369E">
              <w:rPr>
                <w:noProof/>
                <w:webHidden/>
              </w:rPr>
              <w:tab/>
            </w:r>
            <w:r w:rsidR="0029369E">
              <w:rPr>
                <w:noProof/>
                <w:webHidden/>
              </w:rPr>
              <w:fldChar w:fldCharType="begin"/>
            </w:r>
            <w:r w:rsidR="0029369E">
              <w:rPr>
                <w:noProof/>
                <w:webHidden/>
              </w:rPr>
              <w:delInstrText xml:space="preserve"> PAGEREF _Toc497314620 \h </w:delInstrText>
            </w:r>
            <w:r w:rsidR="0029369E">
              <w:rPr>
                <w:noProof/>
                <w:webHidden/>
              </w:rPr>
            </w:r>
            <w:r w:rsidR="0029369E">
              <w:rPr>
                <w:noProof/>
                <w:webHidden/>
              </w:rPr>
              <w:fldChar w:fldCharType="separate"/>
            </w:r>
            <w:r w:rsidR="0029369E">
              <w:rPr>
                <w:noProof/>
                <w:webHidden/>
              </w:rPr>
              <w:delText>6</w:delText>
            </w:r>
            <w:r w:rsidR="0029369E">
              <w:rPr>
                <w:noProof/>
                <w:webHidden/>
              </w:rPr>
              <w:fldChar w:fldCharType="end"/>
            </w:r>
            <w:r>
              <w:rPr>
                <w:noProof/>
              </w:rPr>
              <w:fldChar w:fldCharType="end"/>
            </w:r>
          </w:del>
        </w:p>
        <w:p w14:paraId="7E412B79" w14:textId="77777777" w:rsidR="0029369E" w:rsidRDefault="007568C6">
          <w:pPr>
            <w:pStyle w:val="TOC2"/>
            <w:tabs>
              <w:tab w:val="right" w:leader="dot" w:pos="9350"/>
            </w:tabs>
            <w:rPr>
              <w:del w:id="24" w:author="Tyler" w:date="2017-11-06T12:57:00Z"/>
              <w:rFonts w:asciiTheme="minorHAnsi" w:eastAsiaTheme="minorEastAsia" w:hAnsiTheme="minorHAnsi" w:cstheme="minorBidi"/>
              <w:noProof/>
              <w:color w:val="auto"/>
            </w:rPr>
          </w:pPr>
          <w:del w:id="25" w:author="Tyler" w:date="2017-11-06T12:57:00Z">
            <w:r>
              <w:fldChar w:fldCharType="begin"/>
            </w:r>
            <w:r>
              <w:delInstrText xml:space="preserve"> HYPERLINK \l "_Toc497314621" </w:delInstrText>
            </w:r>
            <w:r>
              <w:fldChar w:fldCharType="separate"/>
            </w:r>
            <w:r w:rsidR="0029369E" w:rsidRPr="00FC1446">
              <w:rPr>
                <w:rStyle w:val="Hyperlink"/>
                <w:noProof/>
              </w:rPr>
              <w:delText>2.2 System Functionality</w:delText>
            </w:r>
            <w:r w:rsidR="0029369E">
              <w:rPr>
                <w:noProof/>
                <w:webHidden/>
              </w:rPr>
              <w:tab/>
            </w:r>
            <w:r w:rsidR="0029369E">
              <w:rPr>
                <w:noProof/>
                <w:webHidden/>
              </w:rPr>
              <w:fldChar w:fldCharType="begin"/>
            </w:r>
            <w:r w:rsidR="0029369E">
              <w:rPr>
                <w:noProof/>
                <w:webHidden/>
              </w:rPr>
              <w:delInstrText xml:space="preserve"> PAGEREF _Toc497314621 \h </w:delInstrText>
            </w:r>
            <w:r w:rsidR="0029369E">
              <w:rPr>
                <w:noProof/>
                <w:webHidden/>
              </w:rPr>
            </w:r>
            <w:r w:rsidR="0029369E">
              <w:rPr>
                <w:noProof/>
                <w:webHidden/>
              </w:rPr>
              <w:fldChar w:fldCharType="separate"/>
            </w:r>
            <w:r w:rsidR="0029369E">
              <w:rPr>
                <w:noProof/>
                <w:webHidden/>
              </w:rPr>
              <w:delText>6</w:delText>
            </w:r>
            <w:r w:rsidR="0029369E">
              <w:rPr>
                <w:noProof/>
                <w:webHidden/>
              </w:rPr>
              <w:fldChar w:fldCharType="end"/>
            </w:r>
            <w:r>
              <w:rPr>
                <w:noProof/>
              </w:rPr>
              <w:fldChar w:fldCharType="end"/>
            </w:r>
          </w:del>
        </w:p>
        <w:p w14:paraId="252DB5EC" w14:textId="77777777" w:rsidR="0029369E" w:rsidRDefault="007568C6">
          <w:pPr>
            <w:pStyle w:val="TOC2"/>
            <w:tabs>
              <w:tab w:val="right" w:leader="dot" w:pos="9350"/>
            </w:tabs>
            <w:rPr>
              <w:del w:id="26" w:author="Tyler" w:date="2017-11-06T12:57:00Z"/>
              <w:rFonts w:asciiTheme="minorHAnsi" w:eastAsiaTheme="minorEastAsia" w:hAnsiTheme="minorHAnsi" w:cstheme="minorBidi"/>
              <w:noProof/>
              <w:color w:val="auto"/>
            </w:rPr>
          </w:pPr>
          <w:del w:id="27" w:author="Tyler" w:date="2017-11-06T12:57:00Z">
            <w:r>
              <w:fldChar w:fldCharType="begin"/>
            </w:r>
            <w:r>
              <w:delInstrText xml:space="preserve"> HYPERLINK \l "_Toc497314622" </w:delInstrText>
            </w:r>
            <w:r>
              <w:fldChar w:fldCharType="separate"/>
            </w:r>
            <w:r w:rsidR="0029369E" w:rsidRPr="00FC1446">
              <w:rPr>
                <w:rStyle w:val="Hyperlink"/>
                <w:noProof/>
              </w:rPr>
              <w:delText>2.3 Operating Environment</w:delText>
            </w:r>
            <w:r w:rsidR="0029369E">
              <w:rPr>
                <w:noProof/>
                <w:webHidden/>
              </w:rPr>
              <w:tab/>
            </w:r>
            <w:r w:rsidR="0029369E">
              <w:rPr>
                <w:noProof/>
                <w:webHidden/>
              </w:rPr>
              <w:fldChar w:fldCharType="begin"/>
            </w:r>
            <w:r w:rsidR="0029369E">
              <w:rPr>
                <w:noProof/>
                <w:webHidden/>
              </w:rPr>
              <w:delInstrText xml:space="preserve"> PAGEREF _Toc497314622 \h </w:delInstrText>
            </w:r>
            <w:r w:rsidR="0029369E">
              <w:rPr>
                <w:noProof/>
                <w:webHidden/>
              </w:rPr>
            </w:r>
            <w:r w:rsidR="0029369E">
              <w:rPr>
                <w:noProof/>
                <w:webHidden/>
              </w:rPr>
              <w:fldChar w:fldCharType="separate"/>
            </w:r>
            <w:r w:rsidR="0029369E">
              <w:rPr>
                <w:noProof/>
                <w:webHidden/>
              </w:rPr>
              <w:delText>6</w:delText>
            </w:r>
            <w:r w:rsidR="0029369E">
              <w:rPr>
                <w:noProof/>
                <w:webHidden/>
              </w:rPr>
              <w:fldChar w:fldCharType="end"/>
            </w:r>
            <w:r>
              <w:rPr>
                <w:noProof/>
              </w:rPr>
              <w:fldChar w:fldCharType="end"/>
            </w:r>
          </w:del>
        </w:p>
        <w:p w14:paraId="65A8E70A" w14:textId="77777777" w:rsidR="0029369E" w:rsidRDefault="007568C6">
          <w:pPr>
            <w:pStyle w:val="TOC2"/>
            <w:tabs>
              <w:tab w:val="right" w:leader="dot" w:pos="9350"/>
            </w:tabs>
            <w:rPr>
              <w:del w:id="28" w:author="Tyler" w:date="2017-11-06T12:57:00Z"/>
              <w:rFonts w:asciiTheme="minorHAnsi" w:eastAsiaTheme="minorEastAsia" w:hAnsiTheme="minorHAnsi" w:cstheme="minorBidi"/>
              <w:noProof/>
              <w:color w:val="auto"/>
            </w:rPr>
          </w:pPr>
          <w:del w:id="29" w:author="Tyler" w:date="2017-11-06T12:57:00Z">
            <w:r>
              <w:fldChar w:fldCharType="begin"/>
            </w:r>
            <w:r>
              <w:delInstrText xml:space="preserve"> HYPE</w:delInstrText>
            </w:r>
            <w:r>
              <w:delInstrText xml:space="preserve">RLINK \l "_Toc497314623" </w:delInstrText>
            </w:r>
            <w:r>
              <w:fldChar w:fldCharType="separate"/>
            </w:r>
            <w:r w:rsidR="0029369E" w:rsidRPr="00FC1446">
              <w:rPr>
                <w:rStyle w:val="Hyperlink"/>
                <w:noProof/>
              </w:rPr>
              <w:delText>2.4 Assumptions and Dependencies</w:delText>
            </w:r>
            <w:r w:rsidR="0029369E">
              <w:rPr>
                <w:noProof/>
                <w:webHidden/>
              </w:rPr>
              <w:tab/>
            </w:r>
            <w:r w:rsidR="0029369E">
              <w:rPr>
                <w:noProof/>
                <w:webHidden/>
              </w:rPr>
              <w:fldChar w:fldCharType="begin"/>
            </w:r>
            <w:r w:rsidR="0029369E">
              <w:rPr>
                <w:noProof/>
                <w:webHidden/>
              </w:rPr>
              <w:delInstrText xml:space="preserve"> PAGEREF _Toc497314623 \h </w:delInstrText>
            </w:r>
            <w:r w:rsidR="0029369E">
              <w:rPr>
                <w:noProof/>
                <w:webHidden/>
              </w:rPr>
            </w:r>
            <w:r w:rsidR="0029369E">
              <w:rPr>
                <w:noProof/>
                <w:webHidden/>
              </w:rPr>
              <w:fldChar w:fldCharType="separate"/>
            </w:r>
            <w:r w:rsidR="0029369E">
              <w:rPr>
                <w:noProof/>
                <w:webHidden/>
              </w:rPr>
              <w:delText>8</w:delText>
            </w:r>
            <w:r w:rsidR="0029369E">
              <w:rPr>
                <w:noProof/>
                <w:webHidden/>
              </w:rPr>
              <w:fldChar w:fldCharType="end"/>
            </w:r>
            <w:r>
              <w:rPr>
                <w:noProof/>
              </w:rPr>
              <w:fldChar w:fldCharType="end"/>
            </w:r>
          </w:del>
        </w:p>
        <w:p w14:paraId="1BB44F57" w14:textId="77777777" w:rsidR="0029369E" w:rsidRDefault="007568C6">
          <w:pPr>
            <w:pStyle w:val="TOC2"/>
            <w:tabs>
              <w:tab w:val="right" w:leader="dot" w:pos="9350"/>
            </w:tabs>
            <w:rPr>
              <w:del w:id="30" w:author="Tyler" w:date="2017-11-06T12:57:00Z"/>
              <w:rFonts w:asciiTheme="minorHAnsi" w:eastAsiaTheme="minorEastAsia" w:hAnsiTheme="minorHAnsi" w:cstheme="minorBidi"/>
              <w:noProof/>
              <w:color w:val="auto"/>
            </w:rPr>
          </w:pPr>
          <w:del w:id="31" w:author="Tyler" w:date="2017-11-06T12:57:00Z">
            <w:r>
              <w:fldChar w:fldCharType="begin"/>
            </w:r>
            <w:r>
              <w:delInstrText xml:space="preserve"> HYPERLINK \l "_Toc497314624" </w:delInstrText>
            </w:r>
            <w:r>
              <w:fldChar w:fldCharType="separate"/>
            </w:r>
            <w:r w:rsidR="0029369E" w:rsidRPr="00FC1446">
              <w:rPr>
                <w:rStyle w:val="Hyperlink"/>
                <w:noProof/>
              </w:rPr>
              <w:delText>2.5 Functional Decomposition and Variables</w:delText>
            </w:r>
            <w:r w:rsidR="0029369E">
              <w:rPr>
                <w:noProof/>
                <w:webHidden/>
              </w:rPr>
              <w:tab/>
            </w:r>
            <w:r w:rsidR="0029369E">
              <w:rPr>
                <w:noProof/>
                <w:webHidden/>
              </w:rPr>
              <w:fldChar w:fldCharType="begin"/>
            </w:r>
            <w:r w:rsidR="0029369E">
              <w:rPr>
                <w:noProof/>
                <w:webHidden/>
              </w:rPr>
              <w:delInstrText xml:space="preserve"> PAGEREF _Toc497314624 \h </w:delInstrText>
            </w:r>
            <w:r w:rsidR="0029369E">
              <w:rPr>
                <w:noProof/>
                <w:webHidden/>
              </w:rPr>
            </w:r>
            <w:r w:rsidR="0029369E">
              <w:rPr>
                <w:noProof/>
                <w:webHidden/>
              </w:rPr>
              <w:fldChar w:fldCharType="separate"/>
            </w:r>
            <w:r w:rsidR="0029369E">
              <w:rPr>
                <w:noProof/>
                <w:webHidden/>
              </w:rPr>
              <w:delText>8</w:delText>
            </w:r>
            <w:r w:rsidR="0029369E">
              <w:rPr>
                <w:noProof/>
                <w:webHidden/>
              </w:rPr>
              <w:fldChar w:fldCharType="end"/>
            </w:r>
            <w:r>
              <w:rPr>
                <w:noProof/>
              </w:rPr>
              <w:fldChar w:fldCharType="end"/>
            </w:r>
          </w:del>
        </w:p>
        <w:p w14:paraId="6F5474E0" w14:textId="77777777" w:rsidR="0029369E" w:rsidRDefault="007568C6">
          <w:pPr>
            <w:pStyle w:val="TOC3"/>
            <w:tabs>
              <w:tab w:val="right" w:leader="dot" w:pos="9350"/>
            </w:tabs>
            <w:rPr>
              <w:del w:id="32" w:author="Tyler" w:date="2017-11-06T12:57:00Z"/>
              <w:rFonts w:asciiTheme="minorHAnsi" w:eastAsiaTheme="minorEastAsia" w:hAnsiTheme="minorHAnsi" w:cstheme="minorBidi"/>
              <w:noProof/>
              <w:color w:val="auto"/>
            </w:rPr>
          </w:pPr>
          <w:del w:id="33" w:author="Tyler" w:date="2017-11-06T12:57:00Z">
            <w:r>
              <w:fldChar w:fldCharType="begin"/>
            </w:r>
            <w:r>
              <w:delInstrText xml:space="preserve"> HYPERLINK \l "_Toc497314625" </w:delInstrText>
            </w:r>
            <w:r>
              <w:fldChar w:fldCharType="separate"/>
            </w:r>
            <w:r w:rsidR="0029369E" w:rsidRPr="00FC1446">
              <w:rPr>
                <w:rStyle w:val="Hyperlink"/>
                <w:noProof/>
              </w:rPr>
              <w:delText>2.5.1 Autonomous Mode</w:delText>
            </w:r>
            <w:r w:rsidR="0029369E">
              <w:rPr>
                <w:noProof/>
                <w:webHidden/>
              </w:rPr>
              <w:tab/>
            </w:r>
            <w:r w:rsidR="0029369E">
              <w:rPr>
                <w:noProof/>
                <w:webHidden/>
              </w:rPr>
              <w:fldChar w:fldCharType="begin"/>
            </w:r>
            <w:r w:rsidR="0029369E">
              <w:rPr>
                <w:noProof/>
                <w:webHidden/>
              </w:rPr>
              <w:delInstrText xml:space="preserve"> PAGEREF _Toc497314625 \h </w:delInstrText>
            </w:r>
            <w:r w:rsidR="0029369E">
              <w:rPr>
                <w:noProof/>
                <w:webHidden/>
              </w:rPr>
            </w:r>
            <w:r w:rsidR="0029369E">
              <w:rPr>
                <w:noProof/>
                <w:webHidden/>
              </w:rPr>
              <w:fldChar w:fldCharType="separate"/>
            </w:r>
            <w:r w:rsidR="0029369E">
              <w:rPr>
                <w:noProof/>
                <w:webHidden/>
              </w:rPr>
              <w:delText>11</w:delText>
            </w:r>
            <w:r w:rsidR="0029369E">
              <w:rPr>
                <w:noProof/>
                <w:webHidden/>
              </w:rPr>
              <w:fldChar w:fldCharType="end"/>
            </w:r>
            <w:r>
              <w:rPr>
                <w:noProof/>
              </w:rPr>
              <w:fldChar w:fldCharType="end"/>
            </w:r>
          </w:del>
        </w:p>
        <w:p w14:paraId="16149F07" w14:textId="77777777" w:rsidR="0029369E" w:rsidRDefault="007568C6">
          <w:pPr>
            <w:pStyle w:val="TOC3"/>
            <w:tabs>
              <w:tab w:val="right" w:leader="dot" w:pos="9350"/>
            </w:tabs>
            <w:rPr>
              <w:del w:id="34" w:author="Tyler" w:date="2017-11-06T12:57:00Z"/>
              <w:rFonts w:asciiTheme="minorHAnsi" w:eastAsiaTheme="minorEastAsia" w:hAnsiTheme="minorHAnsi" w:cstheme="minorBidi"/>
              <w:noProof/>
              <w:color w:val="auto"/>
            </w:rPr>
          </w:pPr>
          <w:del w:id="35" w:author="Tyler" w:date="2017-11-06T12:57:00Z">
            <w:r>
              <w:fldChar w:fldCharType="begin"/>
            </w:r>
            <w:r>
              <w:delInstrText xml:space="preserve"> HYPERLINK \l "_Toc497314626" </w:delInstrText>
            </w:r>
            <w:r>
              <w:fldChar w:fldCharType="separate"/>
            </w:r>
            <w:r w:rsidR="0029369E" w:rsidRPr="00FC1446">
              <w:rPr>
                <w:rStyle w:val="Hyperlink"/>
                <w:noProof/>
              </w:rPr>
              <w:delText>2.5.2 Manual Mode</w:delText>
            </w:r>
            <w:r w:rsidR="0029369E">
              <w:rPr>
                <w:noProof/>
                <w:webHidden/>
              </w:rPr>
              <w:tab/>
            </w:r>
            <w:r w:rsidR="0029369E">
              <w:rPr>
                <w:noProof/>
                <w:webHidden/>
              </w:rPr>
              <w:fldChar w:fldCharType="begin"/>
            </w:r>
            <w:r w:rsidR="0029369E">
              <w:rPr>
                <w:noProof/>
                <w:webHidden/>
              </w:rPr>
              <w:delInstrText xml:space="preserve"> PAGEREF _Toc497314626 \h </w:delInstrText>
            </w:r>
            <w:r w:rsidR="0029369E">
              <w:rPr>
                <w:noProof/>
                <w:webHidden/>
              </w:rPr>
            </w:r>
            <w:r w:rsidR="0029369E">
              <w:rPr>
                <w:noProof/>
                <w:webHidden/>
              </w:rPr>
              <w:fldChar w:fldCharType="separate"/>
            </w:r>
            <w:r w:rsidR="0029369E">
              <w:rPr>
                <w:noProof/>
                <w:webHidden/>
              </w:rPr>
              <w:delText>12</w:delText>
            </w:r>
            <w:r w:rsidR="0029369E">
              <w:rPr>
                <w:noProof/>
                <w:webHidden/>
              </w:rPr>
              <w:fldChar w:fldCharType="end"/>
            </w:r>
            <w:r>
              <w:rPr>
                <w:noProof/>
              </w:rPr>
              <w:fldChar w:fldCharType="end"/>
            </w:r>
          </w:del>
        </w:p>
        <w:p w14:paraId="30258784" w14:textId="77777777" w:rsidR="0029369E" w:rsidRDefault="007568C6">
          <w:pPr>
            <w:pStyle w:val="TOC3"/>
            <w:tabs>
              <w:tab w:val="right" w:leader="dot" w:pos="9350"/>
            </w:tabs>
            <w:rPr>
              <w:del w:id="36" w:author="Tyler" w:date="2017-11-06T12:57:00Z"/>
              <w:rFonts w:asciiTheme="minorHAnsi" w:eastAsiaTheme="minorEastAsia" w:hAnsiTheme="minorHAnsi" w:cstheme="minorBidi"/>
              <w:noProof/>
              <w:color w:val="auto"/>
            </w:rPr>
          </w:pPr>
          <w:del w:id="37" w:author="Tyler" w:date="2017-11-06T12:57:00Z">
            <w:r>
              <w:fldChar w:fldCharType="begin"/>
            </w:r>
            <w:r>
              <w:delInstrText xml:space="preserve"> HYPERLINK \l "_Toc497314627" </w:delInstrText>
            </w:r>
            <w:r>
              <w:fldChar w:fldCharType="separate"/>
            </w:r>
            <w:r w:rsidR="0029369E" w:rsidRPr="00FC1446">
              <w:rPr>
                <w:rStyle w:val="Hyperlink"/>
                <w:noProof/>
              </w:rPr>
              <w:delText>2.5.3 Phone App</w:delText>
            </w:r>
            <w:r w:rsidR="0029369E">
              <w:rPr>
                <w:noProof/>
                <w:webHidden/>
              </w:rPr>
              <w:tab/>
            </w:r>
            <w:r w:rsidR="0029369E">
              <w:rPr>
                <w:noProof/>
                <w:webHidden/>
              </w:rPr>
              <w:fldChar w:fldCharType="begin"/>
            </w:r>
            <w:r w:rsidR="0029369E">
              <w:rPr>
                <w:noProof/>
                <w:webHidden/>
              </w:rPr>
              <w:delInstrText xml:space="preserve"> PAGEREF _Toc497314627 \h </w:delInstrText>
            </w:r>
            <w:r w:rsidR="0029369E">
              <w:rPr>
                <w:noProof/>
                <w:webHidden/>
              </w:rPr>
            </w:r>
            <w:r w:rsidR="0029369E">
              <w:rPr>
                <w:noProof/>
                <w:webHidden/>
              </w:rPr>
              <w:fldChar w:fldCharType="separate"/>
            </w:r>
            <w:r w:rsidR="0029369E">
              <w:rPr>
                <w:noProof/>
                <w:webHidden/>
              </w:rPr>
              <w:delText>12</w:delText>
            </w:r>
            <w:r w:rsidR="0029369E">
              <w:rPr>
                <w:noProof/>
                <w:webHidden/>
              </w:rPr>
              <w:fldChar w:fldCharType="end"/>
            </w:r>
            <w:r>
              <w:rPr>
                <w:noProof/>
              </w:rPr>
              <w:fldChar w:fldCharType="end"/>
            </w:r>
          </w:del>
        </w:p>
        <w:p w14:paraId="2ACCA0BB" w14:textId="77777777" w:rsidR="0029369E" w:rsidRDefault="007568C6">
          <w:pPr>
            <w:pStyle w:val="TOC3"/>
            <w:tabs>
              <w:tab w:val="right" w:leader="dot" w:pos="9350"/>
            </w:tabs>
            <w:rPr>
              <w:del w:id="38" w:author="Tyler" w:date="2017-11-06T12:57:00Z"/>
              <w:rFonts w:asciiTheme="minorHAnsi" w:eastAsiaTheme="minorEastAsia" w:hAnsiTheme="minorHAnsi" w:cstheme="minorBidi"/>
              <w:noProof/>
              <w:color w:val="auto"/>
            </w:rPr>
          </w:pPr>
          <w:del w:id="39" w:author="Tyler" w:date="2017-11-06T12:57:00Z">
            <w:r>
              <w:fldChar w:fldCharType="begin"/>
            </w:r>
            <w:r>
              <w:delInstrText xml:space="preserve"> HYPERLINK \l "_Toc497314628" </w:delInstrText>
            </w:r>
            <w:r>
              <w:fldChar w:fldCharType="separate"/>
            </w:r>
            <w:r w:rsidR="0029369E" w:rsidRPr="00FC1446">
              <w:rPr>
                <w:rStyle w:val="Hyperlink"/>
                <w:noProof/>
              </w:rPr>
              <w:delText>2.5.4 Docking Station</w:delText>
            </w:r>
            <w:r w:rsidR="0029369E">
              <w:rPr>
                <w:noProof/>
                <w:webHidden/>
              </w:rPr>
              <w:tab/>
            </w:r>
            <w:r w:rsidR="0029369E">
              <w:rPr>
                <w:noProof/>
                <w:webHidden/>
              </w:rPr>
              <w:fldChar w:fldCharType="begin"/>
            </w:r>
            <w:r w:rsidR="0029369E">
              <w:rPr>
                <w:noProof/>
                <w:webHidden/>
              </w:rPr>
              <w:delInstrText xml:space="preserve"> PAGEREF _Toc497314628 \h </w:delInstrText>
            </w:r>
            <w:r w:rsidR="0029369E">
              <w:rPr>
                <w:noProof/>
                <w:webHidden/>
              </w:rPr>
            </w:r>
            <w:r w:rsidR="0029369E">
              <w:rPr>
                <w:noProof/>
                <w:webHidden/>
              </w:rPr>
              <w:fldChar w:fldCharType="separate"/>
            </w:r>
            <w:r w:rsidR="0029369E">
              <w:rPr>
                <w:noProof/>
                <w:webHidden/>
              </w:rPr>
              <w:delText>13</w:delText>
            </w:r>
            <w:r w:rsidR="0029369E">
              <w:rPr>
                <w:noProof/>
                <w:webHidden/>
              </w:rPr>
              <w:fldChar w:fldCharType="end"/>
            </w:r>
            <w:r>
              <w:rPr>
                <w:noProof/>
              </w:rPr>
              <w:fldChar w:fldCharType="end"/>
            </w:r>
          </w:del>
        </w:p>
        <w:p w14:paraId="073EEE3E" w14:textId="77777777" w:rsidR="0029369E" w:rsidRDefault="007568C6">
          <w:pPr>
            <w:pStyle w:val="TOC1"/>
            <w:tabs>
              <w:tab w:val="right" w:leader="dot" w:pos="9350"/>
            </w:tabs>
            <w:rPr>
              <w:del w:id="40" w:author="Tyler" w:date="2017-11-06T12:57:00Z"/>
              <w:rFonts w:asciiTheme="minorHAnsi" w:eastAsiaTheme="minorEastAsia" w:hAnsiTheme="minorHAnsi" w:cstheme="minorBidi"/>
              <w:noProof/>
              <w:color w:val="auto"/>
            </w:rPr>
          </w:pPr>
          <w:del w:id="41" w:author="Tyler" w:date="2017-11-06T12:57:00Z">
            <w:r>
              <w:fldChar w:fldCharType="begin"/>
            </w:r>
            <w:r>
              <w:delInstrText xml:space="preserve"> HYPERLINK \l "_Toc497314629" </w:delInstrText>
            </w:r>
            <w:r>
              <w:fldChar w:fldCharType="separate"/>
            </w:r>
            <w:r w:rsidR="0029369E" w:rsidRPr="00FC1446">
              <w:rPr>
                <w:rStyle w:val="Hyperlink"/>
                <w:noProof/>
              </w:rPr>
              <w:delText>3 Specific Requirements</w:delText>
            </w:r>
            <w:r w:rsidR="0029369E">
              <w:rPr>
                <w:noProof/>
                <w:webHidden/>
              </w:rPr>
              <w:tab/>
            </w:r>
            <w:r w:rsidR="0029369E">
              <w:rPr>
                <w:noProof/>
                <w:webHidden/>
              </w:rPr>
              <w:fldChar w:fldCharType="begin"/>
            </w:r>
            <w:r w:rsidR="0029369E">
              <w:rPr>
                <w:noProof/>
                <w:webHidden/>
              </w:rPr>
              <w:delInstrText xml:space="preserve"> PAGEREF _Toc497314629 \h </w:delInstrText>
            </w:r>
            <w:r w:rsidR="0029369E">
              <w:rPr>
                <w:noProof/>
                <w:webHidden/>
              </w:rPr>
            </w:r>
            <w:r w:rsidR="0029369E">
              <w:rPr>
                <w:noProof/>
                <w:webHidden/>
              </w:rPr>
              <w:fldChar w:fldCharType="separate"/>
            </w:r>
            <w:r w:rsidR="0029369E">
              <w:rPr>
                <w:noProof/>
                <w:webHidden/>
              </w:rPr>
              <w:delText>14</w:delText>
            </w:r>
            <w:r w:rsidR="0029369E">
              <w:rPr>
                <w:noProof/>
                <w:webHidden/>
              </w:rPr>
              <w:fldChar w:fldCharType="end"/>
            </w:r>
            <w:r>
              <w:rPr>
                <w:noProof/>
              </w:rPr>
              <w:fldChar w:fldCharType="end"/>
            </w:r>
          </w:del>
        </w:p>
        <w:p w14:paraId="14467EDE" w14:textId="77777777" w:rsidR="0029369E" w:rsidRDefault="007568C6">
          <w:pPr>
            <w:pStyle w:val="TOC2"/>
            <w:tabs>
              <w:tab w:val="right" w:leader="dot" w:pos="9350"/>
            </w:tabs>
            <w:rPr>
              <w:del w:id="42" w:author="Tyler" w:date="2017-11-06T12:57:00Z"/>
              <w:rFonts w:asciiTheme="minorHAnsi" w:eastAsiaTheme="minorEastAsia" w:hAnsiTheme="minorHAnsi" w:cstheme="minorBidi"/>
              <w:noProof/>
              <w:color w:val="auto"/>
            </w:rPr>
          </w:pPr>
          <w:del w:id="43" w:author="Tyler" w:date="2017-11-06T12:57:00Z">
            <w:r>
              <w:fldChar w:fldCharType="begin"/>
            </w:r>
            <w:r>
              <w:delInstrText xml:space="preserve"> HYPERLINK \l "_Toc497314630" </w:delInstrText>
            </w:r>
            <w:r>
              <w:fldChar w:fldCharType="separate"/>
            </w:r>
            <w:r w:rsidR="0029369E" w:rsidRPr="00FC1446">
              <w:rPr>
                <w:rStyle w:val="Hyperlink"/>
                <w:noProof/>
              </w:rPr>
              <w:delText>3.1 Functional Requirements</w:delText>
            </w:r>
            <w:r w:rsidR="0029369E">
              <w:rPr>
                <w:noProof/>
                <w:webHidden/>
              </w:rPr>
              <w:tab/>
            </w:r>
            <w:r w:rsidR="0029369E">
              <w:rPr>
                <w:noProof/>
                <w:webHidden/>
              </w:rPr>
              <w:fldChar w:fldCharType="begin"/>
            </w:r>
            <w:r w:rsidR="0029369E">
              <w:rPr>
                <w:noProof/>
                <w:webHidden/>
              </w:rPr>
              <w:delInstrText xml:space="preserve"> PAGEREF _Toc497314630 \h </w:delInstrText>
            </w:r>
            <w:r w:rsidR="0029369E">
              <w:rPr>
                <w:noProof/>
                <w:webHidden/>
              </w:rPr>
            </w:r>
            <w:r w:rsidR="0029369E">
              <w:rPr>
                <w:noProof/>
                <w:webHidden/>
              </w:rPr>
              <w:fldChar w:fldCharType="separate"/>
            </w:r>
            <w:r w:rsidR="0029369E">
              <w:rPr>
                <w:noProof/>
                <w:webHidden/>
              </w:rPr>
              <w:delText>14</w:delText>
            </w:r>
            <w:r w:rsidR="0029369E">
              <w:rPr>
                <w:noProof/>
                <w:webHidden/>
              </w:rPr>
              <w:fldChar w:fldCharType="end"/>
            </w:r>
            <w:r>
              <w:rPr>
                <w:noProof/>
              </w:rPr>
              <w:fldChar w:fldCharType="end"/>
            </w:r>
          </w:del>
        </w:p>
        <w:p w14:paraId="6F7DC2EB" w14:textId="77777777" w:rsidR="0029369E" w:rsidRDefault="007568C6">
          <w:pPr>
            <w:pStyle w:val="TOC3"/>
            <w:tabs>
              <w:tab w:val="right" w:leader="dot" w:pos="9350"/>
            </w:tabs>
            <w:rPr>
              <w:del w:id="44" w:author="Tyler" w:date="2017-11-06T12:57:00Z"/>
              <w:rFonts w:asciiTheme="minorHAnsi" w:eastAsiaTheme="minorEastAsia" w:hAnsiTheme="minorHAnsi" w:cstheme="minorBidi"/>
              <w:noProof/>
              <w:color w:val="auto"/>
            </w:rPr>
          </w:pPr>
          <w:del w:id="45" w:author="Tyler" w:date="2017-11-06T12:57:00Z">
            <w:r>
              <w:fldChar w:fldCharType="begin"/>
            </w:r>
            <w:r>
              <w:delInstrText xml:space="preserve"> HYPERLINK \l "_Toc497314631" </w:delInstrText>
            </w:r>
            <w:r>
              <w:fldChar w:fldCharType="separate"/>
            </w:r>
            <w:r w:rsidR="0029369E" w:rsidRPr="00FC1446">
              <w:rPr>
                <w:rStyle w:val="Hyperlink"/>
                <w:noProof/>
              </w:rPr>
              <w:delText>3.1.1 Autonomous Mode</w:delText>
            </w:r>
            <w:r w:rsidR="0029369E">
              <w:rPr>
                <w:noProof/>
                <w:webHidden/>
              </w:rPr>
              <w:tab/>
            </w:r>
            <w:r w:rsidR="0029369E">
              <w:rPr>
                <w:noProof/>
                <w:webHidden/>
              </w:rPr>
              <w:fldChar w:fldCharType="begin"/>
            </w:r>
            <w:r w:rsidR="0029369E">
              <w:rPr>
                <w:noProof/>
                <w:webHidden/>
              </w:rPr>
              <w:delInstrText xml:space="preserve"> PAGEREF _Toc497314631 \h </w:delInstrText>
            </w:r>
            <w:r w:rsidR="0029369E">
              <w:rPr>
                <w:noProof/>
                <w:webHidden/>
              </w:rPr>
            </w:r>
            <w:r w:rsidR="0029369E">
              <w:rPr>
                <w:noProof/>
                <w:webHidden/>
              </w:rPr>
              <w:fldChar w:fldCharType="separate"/>
            </w:r>
            <w:r w:rsidR="0029369E">
              <w:rPr>
                <w:noProof/>
                <w:webHidden/>
              </w:rPr>
              <w:delText>14</w:delText>
            </w:r>
            <w:r w:rsidR="0029369E">
              <w:rPr>
                <w:noProof/>
                <w:webHidden/>
              </w:rPr>
              <w:fldChar w:fldCharType="end"/>
            </w:r>
            <w:r>
              <w:rPr>
                <w:noProof/>
              </w:rPr>
              <w:fldChar w:fldCharType="end"/>
            </w:r>
          </w:del>
        </w:p>
        <w:p w14:paraId="46AB9B05" w14:textId="77777777" w:rsidR="0029369E" w:rsidRDefault="007568C6">
          <w:pPr>
            <w:pStyle w:val="TOC3"/>
            <w:tabs>
              <w:tab w:val="right" w:leader="dot" w:pos="9350"/>
            </w:tabs>
            <w:rPr>
              <w:del w:id="46" w:author="Tyler" w:date="2017-11-06T12:57:00Z"/>
              <w:rFonts w:asciiTheme="minorHAnsi" w:eastAsiaTheme="minorEastAsia" w:hAnsiTheme="minorHAnsi" w:cstheme="minorBidi"/>
              <w:noProof/>
              <w:color w:val="auto"/>
            </w:rPr>
          </w:pPr>
          <w:del w:id="47" w:author="Tyler" w:date="2017-11-06T12:57:00Z">
            <w:r>
              <w:fldChar w:fldCharType="begin"/>
            </w:r>
            <w:r>
              <w:delInstrText xml:space="preserve"> HYPERLINK \l "_Toc497314632" </w:delInstrText>
            </w:r>
            <w:r>
              <w:fldChar w:fldCharType="separate"/>
            </w:r>
            <w:r w:rsidR="0029369E" w:rsidRPr="00FC1446">
              <w:rPr>
                <w:rStyle w:val="Hyperlink"/>
                <w:noProof/>
              </w:rPr>
              <w:delText>3.1.2 Manual Mode</w:delText>
            </w:r>
            <w:r w:rsidR="0029369E">
              <w:rPr>
                <w:noProof/>
                <w:webHidden/>
              </w:rPr>
              <w:tab/>
            </w:r>
            <w:r w:rsidR="0029369E">
              <w:rPr>
                <w:noProof/>
                <w:webHidden/>
              </w:rPr>
              <w:fldChar w:fldCharType="begin"/>
            </w:r>
            <w:r w:rsidR="0029369E">
              <w:rPr>
                <w:noProof/>
                <w:webHidden/>
              </w:rPr>
              <w:delInstrText xml:space="preserve"> PAGEREF _Toc497314632 \h </w:delInstrText>
            </w:r>
            <w:r w:rsidR="0029369E">
              <w:rPr>
                <w:noProof/>
                <w:webHidden/>
              </w:rPr>
            </w:r>
            <w:r w:rsidR="0029369E">
              <w:rPr>
                <w:noProof/>
                <w:webHidden/>
              </w:rPr>
              <w:fldChar w:fldCharType="separate"/>
            </w:r>
            <w:r w:rsidR="0029369E">
              <w:rPr>
                <w:noProof/>
                <w:webHidden/>
              </w:rPr>
              <w:delText>14</w:delText>
            </w:r>
            <w:r w:rsidR="0029369E">
              <w:rPr>
                <w:noProof/>
                <w:webHidden/>
              </w:rPr>
              <w:fldChar w:fldCharType="end"/>
            </w:r>
            <w:r>
              <w:rPr>
                <w:noProof/>
              </w:rPr>
              <w:fldChar w:fldCharType="end"/>
            </w:r>
          </w:del>
        </w:p>
        <w:p w14:paraId="4066ED27" w14:textId="77777777" w:rsidR="0029369E" w:rsidRDefault="007568C6">
          <w:pPr>
            <w:pStyle w:val="TOC3"/>
            <w:tabs>
              <w:tab w:val="right" w:leader="dot" w:pos="9350"/>
            </w:tabs>
            <w:rPr>
              <w:del w:id="48" w:author="Tyler" w:date="2017-11-06T12:57:00Z"/>
              <w:rFonts w:asciiTheme="minorHAnsi" w:eastAsiaTheme="minorEastAsia" w:hAnsiTheme="minorHAnsi" w:cstheme="minorBidi"/>
              <w:noProof/>
              <w:color w:val="auto"/>
            </w:rPr>
          </w:pPr>
          <w:del w:id="49" w:author="Tyler" w:date="2017-11-06T12:57:00Z">
            <w:r>
              <w:fldChar w:fldCharType="begin"/>
            </w:r>
            <w:r>
              <w:delInstrText xml:space="preserve"> HYPERLINK \l "_Toc497314633" </w:delInstrText>
            </w:r>
            <w:r>
              <w:fldChar w:fldCharType="separate"/>
            </w:r>
            <w:r w:rsidR="0029369E" w:rsidRPr="00FC1446">
              <w:rPr>
                <w:rStyle w:val="Hyperlink"/>
                <w:noProof/>
              </w:rPr>
              <w:delText>3.1.3 Phone App</w:delText>
            </w:r>
            <w:r w:rsidR="0029369E">
              <w:rPr>
                <w:noProof/>
                <w:webHidden/>
              </w:rPr>
              <w:tab/>
            </w:r>
            <w:r w:rsidR="0029369E">
              <w:rPr>
                <w:noProof/>
                <w:webHidden/>
              </w:rPr>
              <w:fldChar w:fldCharType="begin"/>
            </w:r>
            <w:r w:rsidR="0029369E">
              <w:rPr>
                <w:noProof/>
                <w:webHidden/>
              </w:rPr>
              <w:delInstrText xml:space="preserve"> PAGEREF _Toc497314633 \h </w:delInstrText>
            </w:r>
            <w:r w:rsidR="0029369E">
              <w:rPr>
                <w:noProof/>
                <w:webHidden/>
              </w:rPr>
            </w:r>
            <w:r w:rsidR="0029369E">
              <w:rPr>
                <w:noProof/>
                <w:webHidden/>
              </w:rPr>
              <w:fldChar w:fldCharType="separate"/>
            </w:r>
            <w:r w:rsidR="0029369E">
              <w:rPr>
                <w:noProof/>
                <w:webHidden/>
              </w:rPr>
              <w:delText>15</w:delText>
            </w:r>
            <w:r w:rsidR="0029369E">
              <w:rPr>
                <w:noProof/>
                <w:webHidden/>
              </w:rPr>
              <w:fldChar w:fldCharType="end"/>
            </w:r>
            <w:r>
              <w:rPr>
                <w:noProof/>
              </w:rPr>
              <w:fldChar w:fldCharType="end"/>
            </w:r>
          </w:del>
        </w:p>
        <w:p w14:paraId="47A4BEF2" w14:textId="77777777" w:rsidR="0029369E" w:rsidRDefault="007568C6">
          <w:pPr>
            <w:pStyle w:val="TOC3"/>
            <w:tabs>
              <w:tab w:val="right" w:leader="dot" w:pos="9350"/>
            </w:tabs>
            <w:rPr>
              <w:del w:id="50" w:author="Tyler" w:date="2017-11-06T12:57:00Z"/>
              <w:rFonts w:asciiTheme="minorHAnsi" w:eastAsiaTheme="minorEastAsia" w:hAnsiTheme="minorHAnsi" w:cstheme="minorBidi"/>
              <w:noProof/>
              <w:color w:val="auto"/>
            </w:rPr>
          </w:pPr>
          <w:del w:id="51" w:author="Tyler" w:date="2017-11-06T12:57:00Z">
            <w:r>
              <w:fldChar w:fldCharType="begin"/>
            </w:r>
            <w:r>
              <w:delInstrText xml:space="preserve"> HYPERLINK \l "_Toc497314634" </w:delInstrText>
            </w:r>
            <w:r>
              <w:fldChar w:fldCharType="separate"/>
            </w:r>
            <w:r w:rsidR="0029369E" w:rsidRPr="00FC1446">
              <w:rPr>
                <w:rStyle w:val="Hyperlink"/>
                <w:noProof/>
              </w:rPr>
              <w:delText>3.1.4 Docking Station</w:delText>
            </w:r>
            <w:r w:rsidR="0029369E">
              <w:rPr>
                <w:noProof/>
                <w:webHidden/>
              </w:rPr>
              <w:tab/>
            </w:r>
            <w:r w:rsidR="0029369E">
              <w:rPr>
                <w:noProof/>
                <w:webHidden/>
              </w:rPr>
              <w:fldChar w:fldCharType="begin"/>
            </w:r>
            <w:r w:rsidR="0029369E">
              <w:rPr>
                <w:noProof/>
                <w:webHidden/>
              </w:rPr>
              <w:delInstrText xml:space="preserve"> PAGEREF _Toc497314634 \h </w:delInstrText>
            </w:r>
            <w:r w:rsidR="0029369E">
              <w:rPr>
                <w:noProof/>
                <w:webHidden/>
              </w:rPr>
            </w:r>
            <w:r w:rsidR="0029369E">
              <w:rPr>
                <w:noProof/>
                <w:webHidden/>
              </w:rPr>
              <w:fldChar w:fldCharType="separate"/>
            </w:r>
            <w:r w:rsidR="0029369E">
              <w:rPr>
                <w:noProof/>
                <w:webHidden/>
              </w:rPr>
              <w:delText>15</w:delText>
            </w:r>
            <w:r w:rsidR="0029369E">
              <w:rPr>
                <w:noProof/>
                <w:webHidden/>
              </w:rPr>
              <w:fldChar w:fldCharType="end"/>
            </w:r>
            <w:r>
              <w:rPr>
                <w:noProof/>
              </w:rPr>
              <w:fldChar w:fldCharType="end"/>
            </w:r>
          </w:del>
        </w:p>
        <w:p w14:paraId="163E1239" w14:textId="77777777" w:rsidR="0029369E" w:rsidRDefault="007568C6">
          <w:pPr>
            <w:pStyle w:val="TOC3"/>
            <w:tabs>
              <w:tab w:val="right" w:leader="dot" w:pos="9350"/>
            </w:tabs>
            <w:rPr>
              <w:del w:id="52" w:author="Tyler" w:date="2017-11-06T12:57:00Z"/>
              <w:rFonts w:asciiTheme="minorHAnsi" w:eastAsiaTheme="minorEastAsia" w:hAnsiTheme="minorHAnsi" w:cstheme="minorBidi"/>
              <w:noProof/>
              <w:color w:val="auto"/>
            </w:rPr>
          </w:pPr>
          <w:del w:id="53" w:author="Tyler" w:date="2017-11-06T12:57:00Z">
            <w:r>
              <w:fldChar w:fldCharType="begin"/>
            </w:r>
            <w:r>
              <w:delInstrText xml:space="preserve"> HYPERLINK \l "_Toc497314635" </w:delInstrText>
            </w:r>
            <w:r>
              <w:fldChar w:fldCharType="separate"/>
            </w:r>
            <w:r w:rsidR="0029369E" w:rsidRPr="00FC1446">
              <w:rPr>
                <w:rStyle w:val="Hyperlink"/>
                <w:noProof/>
              </w:rPr>
              <w:delText>3.1.5 Other Requirements</w:delText>
            </w:r>
            <w:r w:rsidR="0029369E">
              <w:rPr>
                <w:noProof/>
                <w:webHidden/>
              </w:rPr>
              <w:tab/>
            </w:r>
            <w:r w:rsidR="0029369E">
              <w:rPr>
                <w:noProof/>
                <w:webHidden/>
              </w:rPr>
              <w:fldChar w:fldCharType="begin"/>
            </w:r>
            <w:r w:rsidR="0029369E">
              <w:rPr>
                <w:noProof/>
                <w:webHidden/>
              </w:rPr>
              <w:delInstrText xml:space="preserve"> PAGEREF _Toc497314635 \h </w:delInstrText>
            </w:r>
            <w:r w:rsidR="0029369E">
              <w:rPr>
                <w:noProof/>
                <w:webHidden/>
              </w:rPr>
            </w:r>
            <w:r w:rsidR="0029369E">
              <w:rPr>
                <w:noProof/>
                <w:webHidden/>
              </w:rPr>
              <w:fldChar w:fldCharType="separate"/>
            </w:r>
            <w:r w:rsidR="0029369E">
              <w:rPr>
                <w:noProof/>
                <w:webHidden/>
              </w:rPr>
              <w:delText>15</w:delText>
            </w:r>
            <w:r w:rsidR="0029369E">
              <w:rPr>
                <w:noProof/>
                <w:webHidden/>
              </w:rPr>
              <w:fldChar w:fldCharType="end"/>
            </w:r>
            <w:r>
              <w:rPr>
                <w:noProof/>
              </w:rPr>
              <w:fldChar w:fldCharType="end"/>
            </w:r>
          </w:del>
        </w:p>
        <w:p w14:paraId="664DD30C" w14:textId="77777777" w:rsidR="0029369E" w:rsidRDefault="007568C6">
          <w:pPr>
            <w:pStyle w:val="TOC2"/>
            <w:tabs>
              <w:tab w:val="right" w:leader="dot" w:pos="9350"/>
            </w:tabs>
            <w:rPr>
              <w:del w:id="54" w:author="Tyler" w:date="2017-11-06T12:57:00Z"/>
              <w:rFonts w:asciiTheme="minorHAnsi" w:eastAsiaTheme="minorEastAsia" w:hAnsiTheme="minorHAnsi" w:cstheme="minorBidi"/>
              <w:noProof/>
              <w:color w:val="auto"/>
            </w:rPr>
          </w:pPr>
          <w:del w:id="55" w:author="Tyler" w:date="2017-11-06T12:57:00Z">
            <w:r>
              <w:fldChar w:fldCharType="begin"/>
            </w:r>
            <w:r>
              <w:delInstrText xml:space="preserve"> HYPERLINK \l "_Toc497314636" </w:delInstrText>
            </w:r>
            <w:r>
              <w:fldChar w:fldCharType="separate"/>
            </w:r>
            <w:r w:rsidR="0029369E" w:rsidRPr="00FC1446">
              <w:rPr>
                <w:rStyle w:val="Hyperlink"/>
                <w:noProof/>
              </w:rPr>
              <w:delText>3.2 Non-Functional Requirements</w:delText>
            </w:r>
            <w:r w:rsidR="0029369E">
              <w:rPr>
                <w:noProof/>
                <w:webHidden/>
              </w:rPr>
              <w:tab/>
            </w:r>
            <w:r w:rsidR="0029369E">
              <w:rPr>
                <w:noProof/>
                <w:webHidden/>
              </w:rPr>
              <w:fldChar w:fldCharType="begin"/>
            </w:r>
            <w:r w:rsidR="0029369E">
              <w:rPr>
                <w:noProof/>
                <w:webHidden/>
              </w:rPr>
              <w:delInstrText xml:space="preserve"> PAGEREF _Toc497314636 \h </w:delInstrText>
            </w:r>
            <w:r w:rsidR="0029369E">
              <w:rPr>
                <w:noProof/>
                <w:webHidden/>
              </w:rPr>
            </w:r>
            <w:r w:rsidR="0029369E">
              <w:rPr>
                <w:noProof/>
                <w:webHidden/>
              </w:rPr>
              <w:fldChar w:fldCharType="separate"/>
            </w:r>
            <w:r w:rsidR="0029369E">
              <w:rPr>
                <w:noProof/>
                <w:webHidden/>
              </w:rPr>
              <w:delText>15</w:delText>
            </w:r>
            <w:r w:rsidR="0029369E">
              <w:rPr>
                <w:noProof/>
                <w:webHidden/>
              </w:rPr>
              <w:fldChar w:fldCharType="end"/>
            </w:r>
            <w:r>
              <w:rPr>
                <w:noProof/>
              </w:rPr>
              <w:fldChar w:fldCharType="end"/>
            </w:r>
          </w:del>
        </w:p>
        <w:p w14:paraId="52A651FE" w14:textId="77777777" w:rsidR="0029369E" w:rsidRDefault="007568C6">
          <w:pPr>
            <w:pStyle w:val="TOC1"/>
            <w:tabs>
              <w:tab w:val="right" w:leader="dot" w:pos="9350"/>
            </w:tabs>
            <w:rPr>
              <w:del w:id="56" w:author="Tyler" w:date="2017-11-06T12:57:00Z"/>
              <w:rFonts w:asciiTheme="minorHAnsi" w:eastAsiaTheme="minorEastAsia" w:hAnsiTheme="minorHAnsi" w:cstheme="minorBidi"/>
              <w:noProof/>
              <w:color w:val="auto"/>
            </w:rPr>
          </w:pPr>
          <w:del w:id="57" w:author="Tyler" w:date="2017-11-06T12:57:00Z">
            <w:r>
              <w:lastRenderedPageBreak/>
              <w:fldChar w:fldCharType="begin"/>
            </w:r>
            <w:r>
              <w:delInstrText xml:space="preserve"> HYPERLINK \l "_Toc497314637" </w:delInstrText>
            </w:r>
            <w:r>
              <w:fldChar w:fldCharType="separate"/>
            </w:r>
            <w:r w:rsidR="0029369E" w:rsidRPr="00FC1446">
              <w:rPr>
                <w:rStyle w:val="Hyperlink"/>
                <w:noProof/>
              </w:rPr>
              <w:delText>Citations</w:delText>
            </w:r>
            <w:r w:rsidR="0029369E">
              <w:rPr>
                <w:noProof/>
                <w:webHidden/>
              </w:rPr>
              <w:tab/>
            </w:r>
            <w:r w:rsidR="0029369E">
              <w:rPr>
                <w:noProof/>
                <w:webHidden/>
              </w:rPr>
              <w:fldChar w:fldCharType="begin"/>
            </w:r>
            <w:r w:rsidR="0029369E">
              <w:rPr>
                <w:noProof/>
                <w:webHidden/>
              </w:rPr>
              <w:delInstrText xml:space="preserve"> PAGEREF _Toc497314637 \h </w:delInstrText>
            </w:r>
            <w:r w:rsidR="0029369E">
              <w:rPr>
                <w:noProof/>
                <w:webHidden/>
              </w:rPr>
            </w:r>
            <w:r w:rsidR="0029369E">
              <w:rPr>
                <w:noProof/>
                <w:webHidden/>
              </w:rPr>
              <w:fldChar w:fldCharType="separate"/>
            </w:r>
            <w:r w:rsidR="0029369E">
              <w:rPr>
                <w:noProof/>
                <w:webHidden/>
              </w:rPr>
              <w:delText>19</w:delText>
            </w:r>
            <w:r w:rsidR="0029369E">
              <w:rPr>
                <w:noProof/>
                <w:webHidden/>
              </w:rPr>
              <w:fldChar w:fldCharType="end"/>
            </w:r>
            <w:r>
              <w:rPr>
                <w:noProof/>
              </w:rPr>
              <w:fldChar w:fldCharType="end"/>
            </w:r>
          </w:del>
        </w:p>
        <w:p w14:paraId="333EB1F4" w14:textId="77777777" w:rsidR="00000000" w:rsidRDefault="00AA626F">
          <w:pPr>
            <w:pStyle w:val="TOC1"/>
            <w:tabs>
              <w:tab w:val="right" w:pos="9350"/>
            </w:tabs>
            <w:rPr>
              <w:del w:id="58" w:author="Tyler" w:date="2017-11-06T12:57:00Z"/>
            </w:rPr>
          </w:pPr>
          <w:del w:id="59" w:author="Tyler" w:date="2017-11-06T12:57:00Z">
            <w:r>
              <w:rPr>
                <w:b/>
                <w:bCs/>
                <w:noProof/>
              </w:rPr>
              <w:fldChar w:fldCharType="end"/>
            </w:r>
          </w:del>
        </w:p>
        <w:customXmlDelRangeStart w:id="60" w:author="Tyler" w:date="2017-11-06T12:57:00Z"/>
      </w:sdtContent>
    </w:sdt>
    <w:customXmlDelRangeEnd w:id="60"/>
    <w:customXmlInsRangeStart w:id="61" w:author="Tyler" w:date="2017-11-06T12:57:00Z"/>
    <w:sdt>
      <w:sdtPr>
        <w:id w:val="1792706141"/>
        <w:docPartObj>
          <w:docPartGallery w:val="Table of Contents"/>
          <w:docPartUnique/>
        </w:docPartObj>
      </w:sdtPr>
      <w:sdtEndPr/>
      <w:sdtContent>
        <w:customXmlInsRangeEnd w:id="61"/>
        <w:p w14:paraId="01916E46" w14:textId="37D9A293" w:rsidR="00A4030A" w:rsidRDefault="00A74F1D">
          <w:pPr>
            <w:pStyle w:val="TOC1"/>
            <w:tabs>
              <w:tab w:val="right" w:pos="9350"/>
            </w:tabs>
            <w:rPr>
              <w:ins w:id="62" w:author="Tyler" w:date="2017-11-06T12:57:00Z"/>
              <w:noProof/>
            </w:rPr>
          </w:pPr>
          <w:ins w:id="63" w:author="Tyler" w:date="2017-11-06T12:57:00Z">
            <w:r>
              <w:fldChar w:fldCharType="begin"/>
            </w:r>
            <w:r>
              <w:instrText xml:space="preserve"> TOC \h \u \z </w:instrText>
            </w:r>
            <w:r>
              <w:fldChar w:fldCharType="separate"/>
            </w:r>
            <w:r w:rsidR="007568C6">
              <w:fldChar w:fldCharType="begin"/>
            </w:r>
            <w:r w:rsidR="007568C6">
              <w:instrText xml:space="preserve"> HYPERLINK \l "_Toc497734525" </w:instrText>
            </w:r>
            <w:r w:rsidR="007568C6">
              <w:fldChar w:fldCharType="separate"/>
            </w:r>
            <w:r w:rsidR="00A4030A" w:rsidRPr="0040422D">
              <w:rPr>
                <w:rStyle w:val="Hyperlink"/>
                <w:noProof/>
              </w:rPr>
              <w:t>Revision History</w:t>
            </w:r>
            <w:r w:rsidR="00A4030A">
              <w:rPr>
                <w:noProof/>
                <w:webHidden/>
              </w:rPr>
              <w:tab/>
            </w:r>
            <w:r w:rsidR="00A4030A">
              <w:rPr>
                <w:noProof/>
                <w:webHidden/>
              </w:rPr>
              <w:fldChar w:fldCharType="begin"/>
            </w:r>
            <w:r w:rsidR="00A4030A">
              <w:rPr>
                <w:noProof/>
                <w:webHidden/>
              </w:rPr>
              <w:instrText xml:space="preserve"> PAGEREF _Toc497734525 \h </w:instrText>
            </w:r>
            <w:r w:rsidR="00A4030A">
              <w:rPr>
                <w:noProof/>
                <w:webHidden/>
              </w:rPr>
            </w:r>
            <w:r w:rsidR="00A4030A">
              <w:rPr>
                <w:noProof/>
                <w:webHidden/>
              </w:rPr>
              <w:fldChar w:fldCharType="separate"/>
            </w:r>
            <w:r w:rsidR="00A4030A">
              <w:rPr>
                <w:noProof/>
                <w:webHidden/>
              </w:rPr>
              <w:t>4</w:t>
            </w:r>
            <w:r w:rsidR="00A4030A">
              <w:rPr>
                <w:noProof/>
                <w:webHidden/>
              </w:rPr>
              <w:fldChar w:fldCharType="end"/>
            </w:r>
            <w:r w:rsidR="007568C6">
              <w:rPr>
                <w:noProof/>
              </w:rPr>
              <w:fldChar w:fldCharType="end"/>
            </w:r>
          </w:ins>
        </w:p>
        <w:p w14:paraId="43402B07" w14:textId="77777777" w:rsidR="00A4030A" w:rsidRDefault="007568C6">
          <w:pPr>
            <w:pStyle w:val="TOC1"/>
            <w:tabs>
              <w:tab w:val="right" w:pos="9350"/>
            </w:tabs>
            <w:rPr>
              <w:ins w:id="64" w:author="Tyler" w:date="2017-11-06T12:57:00Z"/>
              <w:noProof/>
            </w:rPr>
          </w:pPr>
          <w:ins w:id="65" w:author="Tyler" w:date="2017-11-06T12:57:00Z">
            <w:r>
              <w:fldChar w:fldCharType="begin"/>
            </w:r>
            <w:r>
              <w:instrText xml:space="preserve"> HYPERLINK \l "_Toc497734526" </w:instrText>
            </w:r>
            <w:r>
              <w:fldChar w:fldCharType="separate"/>
            </w:r>
            <w:r w:rsidR="00A4030A" w:rsidRPr="0040422D">
              <w:rPr>
                <w:rStyle w:val="Hyperlink"/>
                <w:noProof/>
              </w:rPr>
              <w:t>Table of Tables</w:t>
            </w:r>
            <w:r w:rsidR="00A4030A">
              <w:rPr>
                <w:noProof/>
                <w:webHidden/>
              </w:rPr>
              <w:tab/>
            </w:r>
            <w:r w:rsidR="00A4030A">
              <w:rPr>
                <w:noProof/>
                <w:webHidden/>
              </w:rPr>
              <w:fldChar w:fldCharType="begin"/>
            </w:r>
            <w:r w:rsidR="00A4030A">
              <w:rPr>
                <w:noProof/>
                <w:webHidden/>
              </w:rPr>
              <w:instrText xml:space="preserve"> PAGEREF _Toc497734526 \h </w:instrText>
            </w:r>
            <w:r w:rsidR="00A4030A">
              <w:rPr>
                <w:noProof/>
                <w:webHidden/>
              </w:rPr>
            </w:r>
            <w:r w:rsidR="00A4030A">
              <w:rPr>
                <w:noProof/>
                <w:webHidden/>
              </w:rPr>
              <w:fldChar w:fldCharType="separate"/>
            </w:r>
            <w:r w:rsidR="00A4030A">
              <w:rPr>
                <w:noProof/>
                <w:webHidden/>
              </w:rPr>
              <w:t>5</w:t>
            </w:r>
            <w:r w:rsidR="00A4030A">
              <w:rPr>
                <w:noProof/>
                <w:webHidden/>
              </w:rPr>
              <w:fldChar w:fldCharType="end"/>
            </w:r>
            <w:r>
              <w:rPr>
                <w:noProof/>
              </w:rPr>
              <w:fldChar w:fldCharType="end"/>
            </w:r>
          </w:ins>
        </w:p>
        <w:p w14:paraId="0FBF7CD8" w14:textId="77777777" w:rsidR="00A4030A" w:rsidRDefault="007568C6">
          <w:pPr>
            <w:pStyle w:val="TOC1"/>
            <w:tabs>
              <w:tab w:val="right" w:pos="9350"/>
            </w:tabs>
            <w:rPr>
              <w:ins w:id="66" w:author="Tyler" w:date="2017-11-06T12:57:00Z"/>
              <w:noProof/>
            </w:rPr>
          </w:pPr>
          <w:ins w:id="67" w:author="Tyler" w:date="2017-11-06T12:57:00Z">
            <w:r>
              <w:fldChar w:fldCharType="begin"/>
            </w:r>
            <w:r>
              <w:instrText xml:space="preserve"> HYPERL</w:instrText>
            </w:r>
            <w:r>
              <w:instrText xml:space="preserve">INK \l "_Toc497734527" </w:instrText>
            </w:r>
            <w:r>
              <w:fldChar w:fldCharType="separate"/>
            </w:r>
            <w:r w:rsidR="00A4030A" w:rsidRPr="0040422D">
              <w:rPr>
                <w:rStyle w:val="Hyperlink"/>
                <w:noProof/>
              </w:rPr>
              <w:t>Table of Figures</w:t>
            </w:r>
            <w:r w:rsidR="00A4030A">
              <w:rPr>
                <w:noProof/>
                <w:webHidden/>
              </w:rPr>
              <w:tab/>
            </w:r>
            <w:r w:rsidR="00A4030A">
              <w:rPr>
                <w:noProof/>
                <w:webHidden/>
              </w:rPr>
              <w:fldChar w:fldCharType="begin"/>
            </w:r>
            <w:r w:rsidR="00A4030A">
              <w:rPr>
                <w:noProof/>
                <w:webHidden/>
              </w:rPr>
              <w:instrText xml:space="preserve"> PAGEREF _Toc497734527 \h </w:instrText>
            </w:r>
            <w:r w:rsidR="00A4030A">
              <w:rPr>
                <w:noProof/>
                <w:webHidden/>
              </w:rPr>
            </w:r>
            <w:r w:rsidR="00A4030A">
              <w:rPr>
                <w:noProof/>
                <w:webHidden/>
              </w:rPr>
              <w:fldChar w:fldCharType="separate"/>
            </w:r>
            <w:r w:rsidR="00A4030A">
              <w:rPr>
                <w:noProof/>
                <w:webHidden/>
              </w:rPr>
              <w:t>5</w:t>
            </w:r>
            <w:r w:rsidR="00A4030A">
              <w:rPr>
                <w:noProof/>
                <w:webHidden/>
              </w:rPr>
              <w:fldChar w:fldCharType="end"/>
            </w:r>
            <w:r>
              <w:rPr>
                <w:noProof/>
              </w:rPr>
              <w:fldChar w:fldCharType="end"/>
            </w:r>
          </w:ins>
        </w:p>
        <w:p w14:paraId="40252C7B" w14:textId="77777777" w:rsidR="00A4030A" w:rsidRDefault="007568C6">
          <w:pPr>
            <w:pStyle w:val="TOC1"/>
            <w:tabs>
              <w:tab w:val="right" w:pos="9350"/>
            </w:tabs>
            <w:rPr>
              <w:ins w:id="68" w:author="Tyler" w:date="2017-11-06T12:57:00Z"/>
              <w:noProof/>
            </w:rPr>
          </w:pPr>
          <w:ins w:id="69" w:author="Tyler" w:date="2017-11-06T12:57:00Z">
            <w:r>
              <w:fldChar w:fldCharType="begin"/>
            </w:r>
            <w:r>
              <w:instrText xml:space="preserve"> HYPERLINK \l "_Toc497734528" </w:instrText>
            </w:r>
            <w:r>
              <w:fldChar w:fldCharType="separate"/>
            </w:r>
            <w:r w:rsidR="00A4030A" w:rsidRPr="0040422D">
              <w:rPr>
                <w:rStyle w:val="Hyperlink"/>
                <w:noProof/>
              </w:rPr>
              <w:t>1.1 Introduction</w:t>
            </w:r>
            <w:r w:rsidR="00A4030A">
              <w:rPr>
                <w:noProof/>
                <w:webHidden/>
              </w:rPr>
              <w:tab/>
            </w:r>
            <w:r w:rsidR="00A4030A">
              <w:rPr>
                <w:noProof/>
                <w:webHidden/>
              </w:rPr>
              <w:fldChar w:fldCharType="begin"/>
            </w:r>
            <w:r w:rsidR="00A4030A">
              <w:rPr>
                <w:noProof/>
                <w:webHidden/>
              </w:rPr>
              <w:instrText xml:space="preserve"> PAGEREF _Toc497734528 \h </w:instrText>
            </w:r>
            <w:r w:rsidR="00A4030A">
              <w:rPr>
                <w:noProof/>
                <w:webHidden/>
              </w:rPr>
            </w:r>
            <w:r w:rsidR="00A4030A">
              <w:rPr>
                <w:noProof/>
                <w:webHidden/>
              </w:rPr>
              <w:fldChar w:fldCharType="separate"/>
            </w:r>
            <w:r w:rsidR="00A4030A">
              <w:rPr>
                <w:noProof/>
                <w:webHidden/>
              </w:rPr>
              <w:t>6</w:t>
            </w:r>
            <w:r w:rsidR="00A4030A">
              <w:rPr>
                <w:noProof/>
                <w:webHidden/>
              </w:rPr>
              <w:fldChar w:fldCharType="end"/>
            </w:r>
            <w:r>
              <w:rPr>
                <w:noProof/>
              </w:rPr>
              <w:fldChar w:fldCharType="end"/>
            </w:r>
          </w:ins>
        </w:p>
        <w:p w14:paraId="6D28457F" w14:textId="77777777" w:rsidR="00A4030A" w:rsidRDefault="007568C6">
          <w:pPr>
            <w:pStyle w:val="TOC2"/>
            <w:tabs>
              <w:tab w:val="right" w:pos="9350"/>
            </w:tabs>
            <w:rPr>
              <w:ins w:id="70" w:author="Tyler" w:date="2017-11-06T12:57:00Z"/>
              <w:noProof/>
            </w:rPr>
          </w:pPr>
          <w:ins w:id="71" w:author="Tyler" w:date="2017-11-06T12:57:00Z">
            <w:r>
              <w:fldChar w:fldCharType="begin"/>
            </w:r>
            <w:r>
              <w:instrText xml:space="preserve"> HYPERLINK \l "_Toc497734529" </w:instrText>
            </w:r>
            <w:r>
              <w:fldChar w:fldCharType="separate"/>
            </w:r>
            <w:r w:rsidR="00A4030A" w:rsidRPr="0040422D">
              <w:rPr>
                <w:rStyle w:val="Hyperlink"/>
                <w:noProof/>
              </w:rPr>
              <w:t>1.1 Purpose</w:t>
            </w:r>
            <w:r w:rsidR="00A4030A">
              <w:rPr>
                <w:noProof/>
                <w:webHidden/>
              </w:rPr>
              <w:tab/>
            </w:r>
            <w:r w:rsidR="00A4030A">
              <w:rPr>
                <w:noProof/>
                <w:webHidden/>
              </w:rPr>
              <w:fldChar w:fldCharType="begin"/>
            </w:r>
            <w:r w:rsidR="00A4030A">
              <w:rPr>
                <w:noProof/>
                <w:webHidden/>
              </w:rPr>
              <w:instrText xml:space="preserve"> PAGEREF _Toc497734529 \h </w:instrText>
            </w:r>
            <w:r w:rsidR="00A4030A">
              <w:rPr>
                <w:noProof/>
                <w:webHidden/>
              </w:rPr>
            </w:r>
            <w:r w:rsidR="00A4030A">
              <w:rPr>
                <w:noProof/>
                <w:webHidden/>
              </w:rPr>
              <w:fldChar w:fldCharType="separate"/>
            </w:r>
            <w:r w:rsidR="00A4030A">
              <w:rPr>
                <w:noProof/>
                <w:webHidden/>
              </w:rPr>
              <w:t>6</w:t>
            </w:r>
            <w:r w:rsidR="00A4030A">
              <w:rPr>
                <w:noProof/>
                <w:webHidden/>
              </w:rPr>
              <w:fldChar w:fldCharType="end"/>
            </w:r>
            <w:r>
              <w:rPr>
                <w:noProof/>
              </w:rPr>
              <w:fldChar w:fldCharType="end"/>
            </w:r>
          </w:ins>
        </w:p>
        <w:p w14:paraId="3CFEF8AC" w14:textId="77777777" w:rsidR="00A4030A" w:rsidRDefault="007568C6">
          <w:pPr>
            <w:pStyle w:val="TOC2"/>
            <w:tabs>
              <w:tab w:val="right" w:pos="9350"/>
            </w:tabs>
            <w:rPr>
              <w:ins w:id="72" w:author="Tyler" w:date="2017-11-06T12:57:00Z"/>
              <w:noProof/>
            </w:rPr>
          </w:pPr>
          <w:ins w:id="73" w:author="Tyler" w:date="2017-11-06T12:57:00Z">
            <w:r>
              <w:fldChar w:fldCharType="begin"/>
            </w:r>
            <w:r>
              <w:instrText xml:space="preserve"> HYPERLINK \l "_Toc497734530" </w:instrText>
            </w:r>
            <w:r>
              <w:fldChar w:fldCharType="separate"/>
            </w:r>
            <w:r w:rsidR="00A4030A" w:rsidRPr="0040422D">
              <w:rPr>
                <w:rStyle w:val="Hyperlink"/>
                <w:noProof/>
              </w:rPr>
              <w:t>1.2 Project Scope</w:t>
            </w:r>
            <w:r w:rsidR="00A4030A">
              <w:rPr>
                <w:noProof/>
                <w:webHidden/>
              </w:rPr>
              <w:tab/>
            </w:r>
            <w:r w:rsidR="00A4030A">
              <w:rPr>
                <w:noProof/>
                <w:webHidden/>
              </w:rPr>
              <w:fldChar w:fldCharType="begin"/>
            </w:r>
            <w:r w:rsidR="00A4030A">
              <w:rPr>
                <w:noProof/>
                <w:webHidden/>
              </w:rPr>
              <w:instrText xml:space="preserve"> PAGEREF _Toc497734530 \h </w:instrText>
            </w:r>
            <w:r w:rsidR="00A4030A">
              <w:rPr>
                <w:noProof/>
                <w:webHidden/>
              </w:rPr>
            </w:r>
            <w:r w:rsidR="00A4030A">
              <w:rPr>
                <w:noProof/>
                <w:webHidden/>
              </w:rPr>
              <w:fldChar w:fldCharType="separate"/>
            </w:r>
            <w:r w:rsidR="00A4030A">
              <w:rPr>
                <w:noProof/>
                <w:webHidden/>
              </w:rPr>
              <w:t>6</w:t>
            </w:r>
            <w:r w:rsidR="00A4030A">
              <w:rPr>
                <w:noProof/>
                <w:webHidden/>
              </w:rPr>
              <w:fldChar w:fldCharType="end"/>
            </w:r>
            <w:r>
              <w:rPr>
                <w:noProof/>
              </w:rPr>
              <w:fldChar w:fldCharType="end"/>
            </w:r>
          </w:ins>
        </w:p>
        <w:p w14:paraId="1C96A8BE" w14:textId="77777777" w:rsidR="00A4030A" w:rsidRDefault="007568C6">
          <w:pPr>
            <w:pStyle w:val="TOC1"/>
            <w:tabs>
              <w:tab w:val="right" w:pos="9350"/>
            </w:tabs>
            <w:rPr>
              <w:ins w:id="74" w:author="Tyler" w:date="2017-11-06T12:57:00Z"/>
              <w:noProof/>
            </w:rPr>
          </w:pPr>
          <w:ins w:id="75" w:author="Tyler" w:date="2017-11-06T12:57:00Z">
            <w:r>
              <w:fldChar w:fldCharType="begin"/>
            </w:r>
            <w:r>
              <w:instrText xml:space="preserve"> HYPERLINK \l</w:instrText>
            </w:r>
            <w:r>
              <w:instrText xml:space="preserve"> "_Toc497734531" </w:instrText>
            </w:r>
            <w:r>
              <w:fldChar w:fldCharType="separate"/>
            </w:r>
            <w:r w:rsidR="00A4030A" w:rsidRPr="0040422D">
              <w:rPr>
                <w:rStyle w:val="Hyperlink"/>
                <w:noProof/>
              </w:rPr>
              <w:t>2 Overall Description</w:t>
            </w:r>
            <w:r w:rsidR="00A4030A">
              <w:rPr>
                <w:noProof/>
                <w:webHidden/>
              </w:rPr>
              <w:tab/>
            </w:r>
            <w:r w:rsidR="00A4030A">
              <w:rPr>
                <w:noProof/>
                <w:webHidden/>
              </w:rPr>
              <w:fldChar w:fldCharType="begin"/>
            </w:r>
            <w:r w:rsidR="00A4030A">
              <w:rPr>
                <w:noProof/>
                <w:webHidden/>
              </w:rPr>
              <w:instrText xml:space="preserve"> PAGEREF _Toc497734531 \h </w:instrText>
            </w:r>
            <w:r w:rsidR="00A4030A">
              <w:rPr>
                <w:noProof/>
                <w:webHidden/>
              </w:rPr>
            </w:r>
            <w:r w:rsidR="00A4030A">
              <w:rPr>
                <w:noProof/>
                <w:webHidden/>
              </w:rPr>
              <w:fldChar w:fldCharType="separate"/>
            </w:r>
            <w:r w:rsidR="00A4030A">
              <w:rPr>
                <w:noProof/>
                <w:webHidden/>
              </w:rPr>
              <w:t>7</w:t>
            </w:r>
            <w:r w:rsidR="00A4030A">
              <w:rPr>
                <w:noProof/>
                <w:webHidden/>
              </w:rPr>
              <w:fldChar w:fldCharType="end"/>
            </w:r>
            <w:r>
              <w:rPr>
                <w:noProof/>
              </w:rPr>
              <w:fldChar w:fldCharType="end"/>
            </w:r>
          </w:ins>
        </w:p>
        <w:p w14:paraId="5AD434B9" w14:textId="77777777" w:rsidR="00A4030A" w:rsidRDefault="007568C6">
          <w:pPr>
            <w:pStyle w:val="TOC2"/>
            <w:tabs>
              <w:tab w:val="right" w:pos="9350"/>
            </w:tabs>
            <w:rPr>
              <w:ins w:id="76" w:author="Tyler" w:date="2017-11-06T12:57:00Z"/>
              <w:noProof/>
            </w:rPr>
          </w:pPr>
          <w:ins w:id="77" w:author="Tyler" w:date="2017-11-06T12:57:00Z">
            <w:r>
              <w:fldChar w:fldCharType="begin"/>
            </w:r>
            <w:r>
              <w:instrText xml:space="preserve"> HYPERLINK \l "_Toc497734532" </w:instrText>
            </w:r>
            <w:r>
              <w:fldChar w:fldCharType="separate"/>
            </w:r>
            <w:r w:rsidR="00A4030A" w:rsidRPr="0040422D">
              <w:rPr>
                <w:rStyle w:val="Hyperlink"/>
                <w:noProof/>
              </w:rPr>
              <w:t>2.1 System Overview</w:t>
            </w:r>
            <w:r w:rsidR="00A4030A">
              <w:rPr>
                <w:noProof/>
                <w:webHidden/>
              </w:rPr>
              <w:tab/>
            </w:r>
            <w:r w:rsidR="00A4030A">
              <w:rPr>
                <w:noProof/>
                <w:webHidden/>
              </w:rPr>
              <w:fldChar w:fldCharType="begin"/>
            </w:r>
            <w:r w:rsidR="00A4030A">
              <w:rPr>
                <w:noProof/>
                <w:webHidden/>
              </w:rPr>
              <w:instrText xml:space="preserve"> PAGEREF _Toc497734532 \h </w:instrText>
            </w:r>
            <w:r w:rsidR="00A4030A">
              <w:rPr>
                <w:noProof/>
                <w:webHidden/>
              </w:rPr>
            </w:r>
            <w:r w:rsidR="00A4030A">
              <w:rPr>
                <w:noProof/>
                <w:webHidden/>
              </w:rPr>
              <w:fldChar w:fldCharType="separate"/>
            </w:r>
            <w:r w:rsidR="00A4030A">
              <w:rPr>
                <w:noProof/>
                <w:webHidden/>
              </w:rPr>
              <w:t>7</w:t>
            </w:r>
            <w:r w:rsidR="00A4030A">
              <w:rPr>
                <w:noProof/>
                <w:webHidden/>
              </w:rPr>
              <w:fldChar w:fldCharType="end"/>
            </w:r>
            <w:r>
              <w:rPr>
                <w:noProof/>
              </w:rPr>
              <w:fldChar w:fldCharType="end"/>
            </w:r>
          </w:ins>
        </w:p>
        <w:p w14:paraId="19F783C9" w14:textId="77777777" w:rsidR="00A4030A" w:rsidRDefault="007568C6">
          <w:pPr>
            <w:pStyle w:val="TOC2"/>
            <w:tabs>
              <w:tab w:val="right" w:pos="9350"/>
            </w:tabs>
            <w:rPr>
              <w:ins w:id="78" w:author="Tyler" w:date="2017-11-06T12:57:00Z"/>
              <w:noProof/>
            </w:rPr>
          </w:pPr>
          <w:ins w:id="79" w:author="Tyler" w:date="2017-11-06T12:57:00Z">
            <w:r>
              <w:fldChar w:fldCharType="begin"/>
            </w:r>
            <w:r>
              <w:instrText xml:space="preserve"> HYPERLINK \l "_Toc497734533" </w:instrText>
            </w:r>
            <w:r>
              <w:fldChar w:fldCharType="separate"/>
            </w:r>
            <w:r w:rsidR="00A4030A" w:rsidRPr="0040422D">
              <w:rPr>
                <w:rStyle w:val="Hyperlink"/>
                <w:noProof/>
              </w:rPr>
              <w:t>2.2 System Term Definitions</w:t>
            </w:r>
            <w:r w:rsidR="00A4030A">
              <w:rPr>
                <w:noProof/>
                <w:webHidden/>
              </w:rPr>
              <w:tab/>
            </w:r>
            <w:r w:rsidR="00A4030A">
              <w:rPr>
                <w:noProof/>
                <w:webHidden/>
              </w:rPr>
              <w:fldChar w:fldCharType="begin"/>
            </w:r>
            <w:r w:rsidR="00A4030A">
              <w:rPr>
                <w:noProof/>
                <w:webHidden/>
              </w:rPr>
              <w:instrText xml:space="preserve"> PAGEREF _Toc497734533 \h </w:instrText>
            </w:r>
            <w:r w:rsidR="00A4030A">
              <w:rPr>
                <w:noProof/>
                <w:webHidden/>
              </w:rPr>
            </w:r>
            <w:r w:rsidR="00A4030A">
              <w:rPr>
                <w:noProof/>
                <w:webHidden/>
              </w:rPr>
              <w:fldChar w:fldCharType="separate"/>
            </w:r>
            <w:r w:rsidR="00A4030A">
              <w:rPr>
                <w:noProof/>
                <w:webHidden/>
              </w:rPr>
              <w:t>7</w:t>
            </w:r>
            <w:r w:rsidR="00A4030A">
              <w:rPr>
                <w:noProof/>
                <w:webHidden/>
              </w:rPr>
              <w:fldChar w:fldCharType="end"/>
            </w:r>
            <w:r>
              <w:rPr>
                <w:noProof/>
              </w:rPr>
              <w:fldChar w:fldCharType="end"/>
            </w:r>
          </w:ins>
        </w:p>
        <w:p w14:paraId="4787830C" w14:textId="77777777" w:rsidR="00A4030A" w:rsidRDefault="007568C6">
          <w:pPr>
            <w:pStyle w:val="TOC2"/>
            <w:tabs>
              <w:tab w:val="right" w:pos="9350"/>
            </w:tabs>
            <w:rPr>
              <w:ins w:id="80" w:author="Tyler" w:date="2017-11-06T12:57:00Z"/>
              <w:noProof/>
            </w:rPr>
          </w:pPr>
          <w:ins w:id="81" w:author="Tyler" w:date="2017-11-06T12:57:00Z">
            <w:r>
              <w:fldChar w:fldCharType="begin"/>
            </w:r>
            <w:r>
              <w:instrText xml:space="preserve"> HYPERLINK \l "_Toc497734534" </w:instrText>
            </w:r>
            <w:r>
              <w:fldChar w:fldCharType="separate"/>
            </w:r>
            <w:r w:rsidR="00A4030A" w:rsidRPr="0040422D">
              <w:rPr>
                <w:rStyle w:val="Hyperlink"/>
                <w:noProof/>
              </w:rPr>
              <w:t>2.3 System Behaviour</w:t>
            </w:r>
            <w:r w:rsidR="00A4030A">
              <w:rPr>
                <w:noProof/>
                <w:webHidden/>
              </w:rPr>
              <w:tab/>
            </w:r>
            <w:r w:rsidR="00A4030A">
              <w:rPr>
                <w:noProof/>
                <w:webHidden/>
              </w:rPr>
              <w:fldChar w:fldCharType="begin"/>
            </w:r>
            <w:r w:rsidR="00A4030A">
              <w:rPr>
                <w:noProof/>
                <w:webHidden/>
              </w:rPr>
              <w:instrText xml:space="preserve"> PAGEREF _Toc497734534 \h </w:instrText>
            </w:r>
            <w:r w:rsidR="00A4030A">
              <w:rPr>
                <w:noProof/>
                <w:webHidden/>
              </w:rPr>
            </w:r>
            <w:r w:rsidR="00A4030A">
              <w:rPr>
                <w:noProof/>
                <w:webHidden/>
              </w:rPr>
              <w:fldChar w:fldCharType="separate"/>
            </w:r>
            <w:r w:rsidR="00A4030A">
              <w:rPr>
                <w:noProof/>
                <w:webHidden/>
              </w:rPr>
              <w:t>8</w:t>
            </w:r>
            <w:r w:rsidR="00A4030A">
              <w:rPr>
                <w:noProof/>
                <w:webHidden/>
              </w:rPr>
              <w:fldChar w:fldCharType="end"/>
            </w:r>
            <w:r>
              <w:rPr>
                <w:noProof/>
              </w:rPr>
              <w:fldChar w:fldCharType="end"/>
            </w:r>
          </w:ins>
        </w:p>
        <w:p w14:paraId="34BB32B6" w14:textId="77777777" w:rsidR="00A4030A" w:rsidRDefault="007568C6">
          <w:pPr>
            <w:pStyle w:val="TOC2"/>
            <w:tabs>
              <w:tab w:val="right" w:pos="9350"/>
            </w:tabs>
            <w:rPr>
              <w:ins w:id="82" w:author="Tyler" w:date="2017-11-06T12:57:00Z"/>
              <w:noProof/>
            </w:rPr>
          </w:pPr>
          <w:ins w:id="83" w:author="Tyler" w:date="2017-11-06T12:57:00Z">
            <w:r>
              <w:fldChar w:fldCharType="begin"/>
            </w:r>
            <w:r>
              <w:instrText xml:space="preserve"> HYPERLINK \l "_Toc497734535" </w:instrText>
            </w:r>
            <w:r>
              <w:fldChar w:fldCharType="separate"/>
            </w:r>
            <w:r w:rsidR="00A4030A" w:rsidRPr="0040422D">
              <w:rPr>
                <w:rStyle w:val="Hyperlink"/>
                <w:noProof/>
              </w:rPr>
              <w:t>2.4 Operating Environment</w:t>
            </w:r>
            <w:r w:rsidR="00A4030A">
              <w:rPr>
                <w:noProof/>
                <w:webHidden/>
              </w:rPr>
              <w:tab/>
            </w:r>
            <w:r w:rsidR="00A4030A">
              <w:rPr>
                <w:noProof/>
                <w:webHidden/>
              </w:rPr>
              <w:fldChar w:fldCharType="begin"/>
            </w:r>
            <w:r w:rsidR="00A4030A">
              <w:rPr>
                <w:noProof/>
                <w:webHidden/>
              </w:rPr>
              <w:instrText xml:space="preserve"> PAGEREF _Toc497734535 \h </w:instrText>
            </w:r>
            <w:r w:rsidR="00A4030A">
              <w:rPr>
                <w:noProof/>
                <w:webHidden/>
              </w:rPr>
            </w:r>
            <w:r w:rsidR="00A4030A">
              <w:rPr>
                <w:noProof/>
                <w:webHidden/>
              </w:rPr>
              <w:fldChar w:fldCharType="separate"/>
            </w:r>
            <w:r w:rsidR="00A4030A">
              <w:rPr>
                <w:noProof/>
                <w:webHidden/>
              </w:rPr>
              <w:t>9</w:t>
            </w:r>
            <w:r w:rsidR="00A4030A">
              <w:rPr>
                <w:noProof/>
                <w:webHidden/>
              </w:rPr>
              <w:fldChar w:fldCharType="end"/>
            </w:r>
            <w:r>
              <w:rPr>
                <w:noProof/>
              </w:rPr>
              <w:fldChar w:fldCharType="end"/>
            </w:r>
          </w:ins>
        </w:p>
        <w:p w14:paraId="0C95314F" w14:textId="77777777" w:rsidR="00A4030A" w:rsidRDefault="007568C6">
          <w:pPr>
            <w:pStyle w:val="TOC2"/>
            <w:tabs>
              <w:tab w:val="right" w:pos="9350"/>
            </w:tabs>
            <w:rPr>
              <w:ins w:id="84" w:author="Tyler" w:date="2017-11-06T12:57:00Z"/>
              <w:noProof/>
            </w:rPr>
          </w:pPr>
          <w:ins w:id="85" w:author="Tyler" w:date="2017-11-06T12:57:00Z">
            <w:r>
              <w:fldChar w:fldCharType="begin"/>
            </w:r>
            <w:r>
              <w:instrText xml:space="preserve"> HYPERLINK \l "_Toc497734536" </w:instrText>
            </w:r>
            <w:r>
              <w:fldChar w:fldCharType="separate"/>
            </w:r>
            <w:r w:rsidR="00A4030A" w:rsidRPr="0040422D">
              <w:rPr>
                <w:rStyle w:val="Hyperlink"/>
                <w:noProof/>
              </w:rPr>
              <w:t>2.5 Assumptions</w:t>
            </w:r>
            <w:r w:rsidR="00A4030A">
              <w:rPr>
                <w:noProof/>
                <w:webHidden/>
              </w:rPr>
              <w:tab/>
            </w:r>
            <w:r w:rsidR="00A4030A">
              <w:rPr>
                <w:noProof/>
                <w:webHidden/>
              </w:rPr>
              <w:fldChar w:fldCharType="begin"/>
            </w:r>
            <w:r w:rsidR="00A4030A">
              <w:rPr>
                <w:noProof/>
                <w:webHidden/>
              </w:rPr>
              <w:instrText xml:space="preserve"> PAGEREF _Toc497734536 \h </w:instrText>
            </w:r>
            <w:r w:rsidR="00A4030A">
              <w:rPr>
                <w:noProof/>
                <w:webHidden/>
              </w:rPr>
            </w:r>
            <w:r w:rsidR="00A4030A">
              <w:rPr>
                <w:noProof/>
                <w:webHidden/>
              </w:rPr>
              <w:fldChar w:fldCharType="separate"/>
            </w:r>
            <w:r w:rsidR="00A4030A">
              <w:rPr>
                <w:noProof/>
                <w:webHidden/>
              </w:rPr>
              <w:t>11</w:t>
            </w:r>
            <w:r w:rsidR="00A4030A">
              <w:rPr>
                <w:noProof/>
                <w:webHidden/>
              </w:rPr>
              <w:fldChar w:fldCharType="end"/>
            </w:r>
            <w:r>
              <w:rPr>
                <w:noProof/>
              </w:rPr>
              <w:fldChar w:fldCharType="end"/>
            </w:r>
          </w:ins>
        </w:p>
        <w:p w14:paraId="52915839" w14:textId="77777777" w:rsidR="00A4030A" w:rsidRDefault="007568C6">
          <w:pPr>
            <w:pStyle w:val="TOC3"/>
            <w:tabs>
              <w:tab w:val="right" w:pos="9350"/>
            </w:tabs>
            <w:rPr>
              <w:ins w:id="86" w:author="Tyler" w:date="2017-11-06T12:57:00Z"/>
              <w:noProof/>
            </w:rPr>
          </w:pPr>
          <w:ins w:id="87" w:author="Tyler" w:date="2017-11-06T12:57:00Z">
            <w:r>
              <w:fldChar w:fldCharType="begin"/>
            </w:r>
            <w:r>
              <w:instrText xml:space="preserve"> HYPERLINK \l "_Toc497734537" </w:instrText>
            </w:r>
            <w:r>
              <w:fldChar w:fldCharType="separate"/>
            </w:r>
            <w:r w:rsidR="00A4030A" w:rsidRPr="0040422D">
              <w:rPr>
                <w:rStyle w:val="Hyperlink"/>
                <w:noProof/>
              </w:rPr>
              <w:t>2.5.1 Environmental Assumptions</w:t>
            </w:r>
            <w:r w:rsidR="00A4030A">
              <w:rPr>
                <w:noProof/>
                <w:webHidden/>
              </w:rPr>
              <w:tab/>
            </w:r>
            <w:r w:rsidR="00A4030A">
              <w:rPr>
                <w:noProof/>
                <w:webHidden/>
              </w:rPr>
              <w:fldChar w:fldCharType="begin"/>
            </w:r>
            <w:r w:rsidR="00A4030A">
              <w:rPr>
                <w:noProof/>
                <w:webHidden/>
              </w:rPr>
              <w:instrText xml:space="preserve"> PAGEREF _Toc497734537 \h </w:instrText>
            </w:r>
            <w:r w:rsidR="00A4030A">
              <w:rPr>
                <w:noProof/>
                <w:webHidden/>
              </w:rPr>
            </w:r>
            <w:r w:rsidR="00A4030A">
              <w:rPr>
                <w:noProof/>
                <w:webHidden/>
              </w:rPr>
              <w:fldChar w:fldCharType="separate"/>
            </w:r>
            <w:r w:rsidR="00A4030A">
              <w:rPr>
                <w:noProof/>
                <w:webHidden/>
              </w:rPr>
              <w:t>11</w:t>
            </w:r>
            <w:r w:rsidR="00A4030A">
              <w:rPr>
                <w:noProof/>
                <w:webHidden/>
              </w:rPr>
              <w:fldChar w:fldCharType="end"/>
            </w:r>
            <w:r>
              <w:rPr>
                <w:noProof/>
              </w:rPr>
              <w:fldChar w:fldCharType="end"/>
            </w:r>
          </w:ins>
        </w:p>
        <w:p w14:paraId="2CF26936" w14:textId="77777777" w:rsidR="00A4030A" w:rsidRDefault="007568C6">
          <w:pPr>
            <w:pStyle w:val="TOC3"/>
            <w:tabs>
              <w:tab w:val="right" w:pos="9350"/>
            </w:tabs>
            <w:rPr>
              <w:ins w:id="88" w:author="Tyler" w:date="2017-11-06T12:57:00Z"/>
              <w:noProof/>
            </w:rPr>
          </w:pPr>
          <w:ins w:id="89" w:author="Tyler" w:date="2017-11-06T12:57:00Z">
            <w:r>
              <w:fldChar w:fldCharType="begin"/>
            </w:r>
            <w:r>
              <w:instrText xml:space="preserve"> HYPERLINK \l "_Toc497734538" </w:instrText>
            </w:r>
            <w:r>
              <w:fldChar w:fldCharType="separate"/>
            </w:r>
            <w:r w:rsidR="00A4030A" w:rsidRPr="0040422D">
              <w:rPr>
                <w:rStyle w:val="Hyperlink"/>
                <w:noProof/>
              </w:rPr>
              <w:t>2.5.2 Functional Assumptions</w:t>
            </w:r>
            <w:r w:rsidR="00A4030A">
              <w:rPr>
                <w:noProof/>
                <w:webHidden/>
              </w:rPr>
              <w:tab/>
            </w:r>
            <w:r w:rsidR="00A4030A">
              <w:rPr>
                <w:noProof/>
                <w:webHidden/>
              </w:rPr>
              <w:fldChar w:fldCharType="begin"/>
            </w:r>
            <w:r w:rsidR="00A4030A">
              <w:rPr>
                <w:noProof/>
                <w:webHidden/>
              </w:rPr>
              <w:instrText xml:space="preserve"> PAGEREF _Toc497734538 \h </w:instrText>
            </w:r>
            <w:r w:rsidR="00A4030A">
              <w:rPr>
                <w:noProof/>
                <w:webHidden/>
              </w:rPr>
            </w:r>
            <w:r w:rsidR="00A4030A">
              <w:rPr>
                <w:noProof/>
                <w:webHidden/>
              </w:rPr>
              <w:fldChar w:fldCharType="separate"/>
            </w:r>
            <w:r w:rsidR="00A4030A">
              <w:rPr>
                <w:noProof/>
                <w:webHidden/>
              </w:rPr>
              <w:t>11</w:t>
            </w:r>
            <w:r w:rsidR="00A4030A">
              <w:rPr>
                <w:noProof/>
                <w:webHidden/>
              </w:rPr>
              <w:fldChar w:fldCharType="end"/>
            </w:r>
            <w:r>
              <w:rPr>
                <w:noProof/>
              </w:rPr>
              <w:fldChar w:fldCharType="end"/>
            </w:r>
          </w:ins>
        </w:p>
        <w:p w14:paraId="6ABB02AC" w14:textId="77777777" w:rsidR="00A4030A" w:rsidRDefault="007568C6">
          <w:pPr>
            <w:pStyle w:val="TOC3"/>
            <w:tabs>
              <w:tab w:val="right" w:pos="9350"/>
            </w:tabs>
            <w:rPr>
              <w:ins w:id="90" w:author="Tyler" w:date="2017-11-06T12:57:00Z"/>
              <w:noProof/>
            </w:rPr>
          </w:pPr>
          <w:ins w:id="91" w:author="Tyler" w:date="2017-11-06T12:57:00Z">
            <w:r>
              <w:fldChar w:fldCharType="begin"/>
            </w:r>
            <w:r>
              <w:instrText xml:space="preserve"> HYPERLINK \l "_Toc497734539" </w:instrText>
            </w:r>
            <w:r>
              <w:fldChar w:fldCharType="separate"/>
            </w:r>
            <w:r w:rsidR="00A4030A" w:rsidRPr="0040422D">
              <w:rPr>
                <w:rStyle w:val="Hyperlink"/>
                <w:noProof/>
              </w:rPr>
              <w:t>2.5.3 User Assumptions</w:t>
            </w:r>
            <w:r w:rsidR="00A4030A">
              <w:rPr>
                <w:noProof/>
                <w:webHidden/>
              </w:rPr>
              <w:tab/>
            </w:r>
            <w:r w:rsidR="00A4030A">
              <w:rPr>
                <w:noProof/>
                <w:webHidden/>
              </w:rPr>
              <w:fldChar w:fldCharType="begin"/>
            </w:r>
            <w:r w:rsidR="00A4030A">
              <w:rPr>
                <w:noProof/>
                <w:webHidden/>
              </w:rPr>
              <w:instrText xml:space="preserve"> PAGEREF _Toc497734539 \h </w:instrText>
            </w:r>
            <w:r w:rsidR="00A4030A">
              <w:rPr>
                <w:noProof/>
                <w:webHidden/>
              </w:rPr>
            </w:r>
            <w:r w:rsidR="00A4030A">
              <w:rPr>
                <w:noProof/>
                <w:webHidden/>
              </w:rPr>
              <w:fldChar w:fldCharType="separate"/>
            </w:r>
            <w:r w:rsidR="00A4030A">
              <w:rPr>
                <w:noProof/>
                <w:webHidden/>
              </w:rPr>
              <w:t>11</w:t>
            </w:r>
            <w:r w:rsidR="00A4030A">
              <w:rPr>
                <w:noProof/>
                <w:webHidden/>
              </w:rPr>
              <w:fldChar w:fldCharType="end"/>
            </w:r>
            <w:r>
              <w:rPr>
                <w:noProof/>
              </w:rPr>
              <w:fldChar w:fldCharType="end"/>
            </w:r>
          </w:ins>
        </w:p>
        <w:p w14:paraId="23627A52" w14:textId="77777777" w:rsidR="00A4030A" w:rsidRDefault="007568C6">
          <w:pPr>
            <w:pStyle w:val="TOC2"/>
            <w:tabs>
              <w:tab w:val="right" w:pos="9350"/>
            </w:tabs>
            <w:rPr>
              <w:ins w:id="92" w:author="Tyler" w:date="2017-11-06T12:57:00Z"/>
              <w:noProof/>
            </w:rPr>
          </w:pPr>
          <w:ins w:id="93" w:author="Tyler" w:date="2017-11-06T12:57:00Z">
            <w:r>
              <w:fldChar w:fldCharType="begin"/>
            </w:r>
            <w:r>
              <w:instrText xml:space="preserve"> HYPERLINK \l "_Toc497734540" </w:instrText>
            </w:r>
            <w:r>
              <w:fldChar w:fldCharType="separate"/>
            </w:r>
            <w:r w:rsidR="00A4030A" w:rsidRPr="0040422D">
              <w:rPr>
                <w:rStyle w:val="Hyperlink"/>
                <w:noProof/>
              </w:rPr>
              <w:t>2.6 Functional Decomposition and Variables</w:t>
            </w:r>
            <w:r w:rsidR="00A4030A">
              <w:rPr>
                <w:noProof/>
                <w:webHidden/>
              </w:rPr>
              <w:tab/>
            </w:r>
            <w:r w:rsidR="00A4030A">
              <w:rPr>
                <w:noProof/>
                <w:webHidden/>
              </w:rPr>
              <w:fldChar w:fldCharType="begin"/>
            </w:r>
            <w:r w:rsidR="00A4030A">
              <w:rPr>
                <w:noProof/>
                <w:webHidden/>
              </w:rPr>
              <w:instrText xml:space="preserve"> PAGEREF _Toc497734540 \h </w:instrText>
            </w:r>
            <w:r w:rsidR="00A4030A">
              <w:rPr>
                <w:noProof/>
                <w:webHidden/>
              </w:rPr>
            </w:r>
            <w:r w:rsidR="00A4030A">
              <w:rPr>
                <w:noProof/>
                <w:webHidden/>
              </w:rPr>
              <w:fldChar w:fldCharType="separate"/>
            </w:r>
            <w:r w:rsidR="00A4030A">
              <w:rPr>
                <w:noProof/>
                <w:webHidden/>
              </w:rPr>
              <w:t>12</w:t>
            </w:r>
            <w:r w:rsidR="00A4030A">
              <w:rPr>
                <w:noProof/>
                <w:webHidden/>
              </w:rPr>
              <w:fldChar w:fldCharType="end"/>
            </w:r>
            <w:r>
              <w:rPr>
                <w:noProof/>
              </w:rPr>
              <w:fldChar w:fldCharType="end"/>
            </w:r>
          </w:ins>
        </w:p>
        <w:p w14:paraId="13FB5C9B" w14:textId="77777777" w:rsidR="00A4030A" w:rsidRDefault="007568C6">
          <w:pPr>
            <w:pStyle w:val="TOC3"/>
            <w:tabs>
              <w:tab w:val="right" w:pos="9350"/>
            </w:tabs>
            <w:rPr>
              <w:ins w:id="94" w:author="Tyler" w:date="2017-11-06T12:57:00Z"/>
              <w:noProof/>
            </w:rPr>
          </w:pPr>
          <w:ins w:id="95" w:author="Tyler" w:date="2017-11-06T12:57:00Z">
            <w:r>
              <w:fldChar w:fldCharType="begin"/>
            </w:r>
            <w:r>
              <w:instrText xml:space="preserve"> HYPERLINK \l "_Toc497734541" </w:instrText>
            </w:r>
            <w:r>
              <w:fldChar w:fldCharType="separate"/>
            </w:r>
            <w:r w:rsidR="00A4030A" w:rsidRPr="0040422D">
              <w:rPr>
                <w:rStyle w:val="Hyperlink"/>
                <w:noProof/>
              </w:rPr>
              <w:t>2.6.1 Autonomous Mode</w:t>
            </w:r>
            <w:r w:rsidR="00A4030A">
              <w:rPr>
                <w:noProof/>
                <w:webHidden/>
              </w:rPr>
              <w:tab/>
            </w:r>
            <w:r w:rsidR="00A4030A">
              <w:rPr>
                <w:noProof/>
                <w:webHidden/>
              </w:rPr>
              <w:fldChar w:fldCharType="begin"/>
            </w:r>
            <w:r w:rsidR="00A4030A">
              <w:rPr>
                <w:noProof/>
                <w:webHidden/>
              </w:rPr>
              <w:instrText xml:space="preserve"> PAGEREF _Toc497734541 \h </w:instrText>
            </w:r>
            <w:r w:rsidR="00A4030A">
              <w:rPr>
                <w:noProof/>
                <w:webHidden/>
              </w:rPr>
            </w:r>
            <w:r w:rsidR="00A4030A">
              <w:rPr>
                <w:noProof/>
                <w:webHidden/>
              </w:rPr>
              <w:fldChar w:fldCharType="separate"/>
            </w:r>
            <w:r w:rsidR="00A4030A">
              <w:rPr>
                <w:noProof/>
                <w:webHidden/>
              </w:rPr>
              <w:t>16</w:t>
            </w:r>
            <w:r w:rsidR="00A4030A">
              <w:rPr>
                <w:noProof/>
                <w:webHidden/>
              </w:rPr>
              <w:fldChar w:fldCharType="end"/>
            </w:r>
            <w:r>
              <w:rPr>
                <w:noProof/>
              </w:rPr>
              <w:fldChar w:fldCharType="end"/>
            </w:r>
          </w:ins>
        </w:p>
        <w:p w14:paraId="2D1C5E5B" w14:textId="77777777" w:rsidR="00A4030A" w:rsidRDefault="007568C6">
          <w:pPr>
            <w:pStyle w:val="TOC3"/>
            <w:tabs>
              <w:tab w:val="right" w:pos="9350"/>
            </w:tabs>
            <w:rPr>
              <w:ins w:id="96" w:author="Tyler" w:date="2017-11-06T12:57:00Z"/>
              <w:noProof/>
            </w:rPr>
          </w:pPr>
          <w:ins w:id="97" w:author="Tyler" w:date="2017-11-06T12:57:00Z">
            <w:r>
              <w:fldChar w:fldCharType="begin"/>
            </w:r>
            <w:r>
              <w:instrText xml:space="preserve"> HYPERLINK \l "_Toc497734542" </w:instrText>
            </w:r>
            <w:r>
              <w:fldChar w:fldCharType="separate"/>
            </w:r>
            <w:r w:rsidR="00A4030A" w:rsidRPr="0040422D">
              <w:rPr>
                <w:rStyle w:val="Hyperlink"/>
                <w:noProof/>
              </w:rPr>
              <w:t>2.6.2 Manual Mode</w:t>
            </w:r>
            <w:r w:rsidR="00A4030A">
              <w:rPr>
                <w:noProof/>
                <w:webHidden/>
              </w:rPr>
              <w:tab/>
            </w:r>
            <w:r w:rsidR="00A4030A">
              <w:rPr>
                <w:noProof/>
                <w:webHidden/>
              </w:rPr>
              <w:fldChar w:fldCharType="begin"/>
            </w:r>
            <w:r w:rsidR="00A4030A">
              <w:rPr>
                <w:noProof/>
                <w:webHidden/>
              </w:rPr>
              <w:instrText xml:space="preserve"> PAGEREF _Toc497734542 \h </w:instrText>
            </w:r>
            <w:r w:rsidR="00A4030A">
              <w:rPr>
                <w:noProof/>
                <w:webHidden/>
              </w:rPr>
            </w:r>
            <w:r w:rsidR="00A4030A">
              <w:rPr>
                <w:noProof/>
                <w:webHidden/>
              </w:rPr>
              <w:fldChar w:fldCharType="separate"/>
            </w:r>
            <w:r w:rsidR="00A4030A">
              <w:rPr>
                <w:noProof/>
                <w:webHidden/>
              </w:rPr>
              <w:t>17</w:t>
            </w:r>
            <w:r w:rsidR="00A4030A">
              <w:rPr>
                <w:noProof/>
                <w:webHidden/>
              </w:rPr>
              <w:fldChar w:fldCharType="end"/>
            </w:r>
            <w:r>
              <w:rPr>
                <w:noProof/>
              </w:rPr>
              <w:fldChar w:fldCharType="end"/>
            </w:r>
          </w:ins>
        </w:p>
        <w:p w14:paraId="345C9DCE" w14:textId="77777777" w:rsidR="00A4030A" w:rsidRDefault="007568C6">
          <w:pPr>
            <w:pStyle w:val="TOC3"/>
            <w:tabs>
              <w:tab w:val="right" w:pos="9350"/>
            </w:tabs>
            <w:rPr>
              <w:ins w:id="98" w:author="Tyler" w:date="2017-11-06T12:57:00Z"/>
              <w:noProof/>
            </w:rPr>
          </w:pPr>
          <w:ins w:id="99" w:author="Tyler" w:date="2017-11-06T12:57:00Z">
            <w:r>
              <w:fldChar w:fldCharType="begin"/>
            </w:r>
            <w:r>
              <w:instrText xml:space="preserve"> HYPERLINK \l "_Toc497734543" </w:instrText>
            </w:r>
            <w:r>
              <w:fldChar w:fldCharType="separate"/>
            </w:r>
            <w:r w:rsidR="00A4030A" w:rsidRPr="0040422D">
              <w:rPr>
                <w:rStyle w:val="Hyperlink"/>
                <w:noProof/>
              </w:rPr>
              <w:t>2.6.3 Phone App</w:t>
            </w:r>
            <w:r w:rsidR="00A4030A">
              <w:rPr>
                <w:noProof/>
                <w:webHidden/>
              </w:rPr>
              <w:tab/>
            </w:r>
            <w:r w:rsidR="00A4030A">
              <w:rPr>
                <w:noProof/>
                <w:webHidden/>
              </w:rPr>
              <w:fldChar w:fldCharType="begin"/>
            </w:r>
            <w:r w:rsidR="00A4030A">
              <w:rPr>
                <w:noProof/>
                <w:webHidden/>
              </w:rPr>
              <w:instrText xml:space="preserve"> PAGEREF _Toc497734543 \h </w:instrText>
            </w:r>
            <w:r w:rsidR="00A4030A">
              <w:rPr>
                <w:noProof/>
                <w:webHidden/>
              </w:rPr>
            </w:r>
            <w:r w:rsidR="00A4030A">
              <w:rPr>
                <w:noProof/>
                <w:webHidden/>
              </w:rPr>
              <w:fldChar w:fldCharType="separate"/>
            </w:r>
            <w:r w:rsidR="00A4030A">
              <w:rPr>
                <w:noProof/>
                <w:webHidden/>
              </w:rPr>
              <w:t>17</w:t>
            </w:r>
            <w:r w:rsidR="00A4030A">
              <w:rPr>
                <w:noProof/>
                <w:webHidden/>
              </w:rPr>
              <w:fldChar w:fldCharType="end"/>
            </w:r>
            <w:r>
              <w:rPr>
                <w:noProof/>
              </w:rPr>
              <w:fldChar w:fldCharType="end"/>
            </w:r>
          </w:ins>
        </w:p>
        <w:p w14:paraId="601EAC05" w14:textId="77777777" w:rsidR="00A4030A" w:rsidRDefault="007568C6">
          <w:pPr>
            <w:pStyle w:val="TOC3"/>
            <w:tabs>
              <w:tab w:val="right" w:pos="9350"/>
            </w:tabs>
            <w:rPr>
              <w:ins w:id="100" w:author="Tyler" w:date="2017-11-06T12:57:00Z"/>
              <w:noProof/>
            </w:rPr>
          </w:pPr>
          <w:ins w:id="101" w:author="Tyler" w:date="2017-11-06T12:57:00Z">
            <w:r>
              <w:fldChar w:fldCharType="begin"/>
            </w:r>
            <w:r>
              <w:instrText xml:space="preserve"> HYPERLINK \l "_Toc497734544" </w:instrText>
            </w:r>
            <w:r>
              <w:fldChar w:fldCharType="separate"/>
            </w:r>
            <w:r w:rsidR="00A4030A" w:rsidRPr="0040422D">
              <w:rPr>
                <w:rStyle w:val="Hyperlink"/>
                <w:noProof/>
              </w:rPr>
              <w:t>2.6.4 Docking Station</w:t>
            </w:r>
            <w:r w:rsidR="00A4030A">
              <w:rPr>
                <w:noProof/>
                <w:webHidden/>
              </w:rPr>
              <w:tab/>
            </w:r>
            <w:r w:rsidR="00A4030A">
              <w:rPr>
                <w:noProof/>
                <w:webHidden/>
              </w:rPr>
              <w:fldChar w:fldCharType="begin"/>
            </w:r>
            <w:r w:rsidR="00A4030A">
              <w:rPr>
                <w:noProof/>
                <w:webHidden/>
              </w:rPr>
              <w:instrText xml:space="preserve"> PAGEREF _Toc497734544 \h </w:instrText>
            </w:r>
            <w:r w:rsidR="00A4030A">
              <w:rPr>
                <w:noProof/>
                <w:webHidden/>
              </w:rPr>
            </w:r>
            <w:r w:rsidR="00A4030A">
              <w:rPr>
                <w:noProof/>
                <w:webHidden/>
              </w:rPr>
              <w:fldChar w:fldCharType="separate"/>
            </w:r>
            <w:r w:rsidR="00A4030A">
              <w:rPr>
                <w:noProof/>
                <w:webHidden/>
              </w:rPr>
              <w:t>18</w:t>
            </w:r>
            <w:r w:rsidR="00A4030A">
              <w:rPr>
                <w:noProof/>
                <w:webHidden/>
              </w:rPr>
              <w:fldChar w:fldCharType="end"/>
            </w:r>
            <w:r>
              <w:rPr>
                <w:noProof/>
              </w:rPr>
              <w:fldChar w:fldCharType="end"/>
            </w:r>
          </w:ins>
        </w:p>
        <w:p w14:paraId="13BA20E6" w14:textId="77777777" w:rsidR="00A4030A" w:rsidRDefault="007568C6">
          <w:pPr>
            <w:pStyle w:val="TOC1"/>
            <w:tabs>
              <w:tab w:val="right" w:pos="9350"/>
            </w:tabs>
            <w:rPr>
              <w:ins w:id="102" w:author="Tyler" w:date="2017-11-06T12:57:00Z"/>
              <w:noProof/>
            </w:rPr>
          </w:pPr>
          <w:ins w:id="103" w:author="Tyler" w:date="2017-11-06T12:57:00Z">
            <w:r>
              <w:fldChar w:fldCharType="begin"/>
            </w:r>
            <w:r>
              <w:instrText xml:space="preserve"> HYPERLINK \l "_Toc497734545" </w:instrText>
            </w:r>
            <w:r>
              <w:fldChar w:fldCharType="separate"/>
            </w:r>
            <w:r w:rsidR="00A4030A" w:rsidRPr="0040422D">
              <w:rPr>
                <w:rStyle w:val="Hyperlink"/>
                <w:noProof/>
              </w:rPr>
              <w:t>3 Specific Requirements</w:t>
            </w:r>
            <w:r w:rsidR="00A4030A">
              <w:rPr>
                <w:noProof/>
                <w:webHidden/>
              </w:rPr>
              <w:tab/>
            </w:r>
            <w:r w:rsidR="00A4030A">
              <w:rPr>
                <w:noProof/>
                <w:webHidden/>
              </w:rPr>
              <w:fldChar w:fldCharType="begin"/>
            </w:r>
            <w:r w:rsidR="00A4030A">
              <w:rPr>
                <w:noProof/>
                <w:webHidden/>
              </w:rPr>
              <w:instrText xml:space="preserve"> PAGEREF _Toc497734545 \h </w:instrText>
            </w:r>
            <w:r w:rsidR="00A4030A">
              <w:rPr>
                <w:noProof/>
                <w:webHidden/>
              </w:rPr>
            </w:r>
            <w:r w:rsidR="00A4030A">
              <w:rPr>
                <w:noProof/>
                <w:webHidden/>
              </w:rPr>
              <w:fldChar w:fldCharType="separate"/>
            </w:r>
            <w:r w:rsidR="00A4030A">
              <w:rPr>
                <w:noProof/>
                <w:webHidden/>
              </w:rPr>
              <w:t>19</w:t>
            </w:r>
            <w:r w:rsidR="00A4030A">
              <w:rPr>
                <w:noProof/>
                <w:webHidden/>
              </w:rPr>
              <w:fldChar w:fldCharType="end"/>
            </w:r>
            <w:r>
              <w:rPr>
                <w:noProof/>
              </w:rPr>
              <w:fldChar w:fldCharType="end"/>
            </w:r>
          </w:ins>
        </w:p>
        <w:p w14:paraId="668CCC4D" w14:textId="77777777" w:rsidR="00A4030A" w:rsidRDefault="007568C6">
          <w:pPr>
            <w:pStyle w:val="TOC2"/>
            <w:tabs>
              <w:tab w:val="right" w:pos="9350"/>
            </w:tabs>
            <w:rPr>
              <w:ins w:id="104" w:author="Tyler" w:date="2017-11-06T12:57:00Z"/>
              <w:noProof/>
            </w:rPr>
          </w:pPr>
          <w:ins w:id="105" w:author="Tyler" w:date="2017-11-06T12:57:00Z">
            <w:r>
              <w:fldChar w:fldCharType="begin"/>
            </w:r>
            <w:r>
              <w:instrText xml:space="preserve"> HYPERLINK \l "_Toc497734546" </w:instrText>
            </w:r>
            <w:r>
              <w:fldChar w:fldCharType="separate"/>
            </w:r>
            <w:r w:rsidR="00A4030A" w:rsidRPr="0040422D">
              <w:rPr>
                <w:rStyle w:val="Hyperlink"/>
                <w:noProof/>
              </w:rPr>
              <w:t>3.1 Functional Requirements</w:t>
            </w:r>
            <w:r w:rsidR="00A4030A">
              <w:rPr>
                <w:noProof/>
                <w:webHidden/>
              </w:rPr>
              <w:tab/>
            </w:r>
            <w:r w:rsidR="00A4030A">
              <w:rPr>
                <w:noProof/>
                <w:webHidden/>
              </w:rPr>
              <w:fldChar w:fldCharType="begin"/>
            </w:r>
            <w:r w:rsidR="00A4030A">
              <w:rPr>
                <w:noProof/>
                <w:webHidden/>
              </w:rPr>
              <w:instrText xml:space="preserve"> PAGEREF _Toc497734546 \h </w:instrText>
            </w:r>
            <w:r w:rsidR="00A4030A">
              <w:rPr>
                <w:noProof/>
                <w:webHidden/>
              </w:rPr>
            </w:r>
            <w:r w:rsidR="00A4030A">
              <w:rPr>
                <w:noProof/>
                <w:webHidden/>
              </w:rPr>
              <w:fldChar w:fldCharType="separate"/>
            </w:r>
            <w:r w:rsidR="00A4030A">
              <w:rPr>
                <w:noProof/>
                <w:webHidden/>
              </w:rPr>
              <w:t>19</w:t>
            </w:r>
            <w:r w:rsidR="00A4030A">
              <w:rPr>
                <w:noProof/>
                <w:webHidden/>
              </w:rPr>
              <w:fldChar w:fldCharType="end"/>
            </w:r>
            <w:r>
              <w:rPr>
                <w:noProof/>
              </w:rPr>
              <w:fldChar w:fldCharType="end"/>
            </w:r>
          </w:ins>
        </w:p>
        <w:p w14:paraId="4286A161" w14:textId="77777777" w:rsidR="00A4030A" w:rsidRDefault="007568C6">
          <w:pPr>
            <w:pStyle w:val="TOC3"/>
            <w:tabs>
              <w:tab w:val="right" w:pos="9350"/>
            </w:tabs>
            <w:rPr>
              <w:ins w:id="106" w:author="Tyler" w:date="2017-11-06T12:57:00Z"/>
              <w:noProof/>
            </w:rPr>
          </w:pPr>
          <w:ins w:id="107" w:author="Tyler" w:date="2017-11-06T12:57:00Z">
            <w:r>
              <w:fldChar w:fldCharType="begin"/>
            </w:r>
            <w:r>
              <w:instrText xml:space="preserve"> HYPERLINK \l "_Toc497734547" </w:instrText>
            </w:r>
            <w:r>
              <w:fldChar w:fldCharType="separate"/>
            </w:r>
            <w:r w:rsidR="00A4030A" w:rsidRPr="0040422D">
              <w:rPr>
                <w:rStyle w:val="Hyperlink"/>
                <w:noProof/>
              </w:rPr>
              <w:t>3.1.1 SmartWalker - Autonomous Mode</w:t>
            </w:r>
            <w:r w:rsidR="00A4030A">
              <w:rPr>
                <w:noProof/>
                <w:webHidden/>
              </w:rPr>
              <w:tab/>
            </w:r>
            <w:r w:rsidR="00A4030A">
              <w:rPr>
                <w:noProof/>
                <w:webHidden/>
              </w:rPr>
              <w:fldChar w:fldCharType="begin"/>
            </w:r>
            <w:r w:rsidR="00A4030A">
              <w:rPr>
                <w:noProof/>
                <w:webHidden/>
              </w:rPr>
              <w:instrText xml:space="preserve"> PAGEREF _Toc497734547 \h </w:instrText>
            </w:r>
            <w:r w:rsidR="00A4030A">
              <w:rPr>
                <w:noProof/>
                <w:webHidden/>
              </w:rPr>
            </w:r>
            <w:r w:rsidR="00A4030A">
              <w:rPr>
                <w:noProof/>
                <w:webHidden/>
              </w:rPr>
              <w:fldChar w:fldCharType="separate"/>
            </w:r>
            <w:r w:rsidR="00A4030A">
              <w:rPr>
                <w:noProof/>
                <w:webHidden/>
              </w:rPr>
              <w:t>19</w:t>
            </w:r>
            <w:r w:rsidR="00A4030A">
              <w:rPr>
                <w:noProof/>
                <w:webHidden/>
              </w:rPr>
              <w:fldChar w:fldCharType="end"/>
            </w:r>
            <w:r>
              <w:rPr>
                <w:noProof/>
              </w:rPr>
              <w:fldChar w:fldCharType="end"/>
            </w:r>
          </w:ins>
        </w:p>
        <w:p w14:paraId="41E9E64C" w14:textId="77777777" w:rsidR="00A4030A" w:rsidRDefault="007568C6">
          <w:pPr>
            <w:pStyle w:val="TOC3"/>
            <w:tabs>
              <w:tab w:val="right" w:pos="9350"/>
            </w:tabs>
            <w:rPr>
              <w:ins w:id="108" w:author="Tyler" w:date="2017-11-06T12:57:00Z"/>
              <w:noProof/>
            </w:rPr>
          </w:pPr>
          <w:ins w:id="109" w:author="Tyler" w:date="2017-11-06T12:57:00Z">
            <w:r>
              <w:lastRenderedPageBreak/>
              <w:fldChar w:fldCharType="begin"/>
            </w:r>
            <w:r>
              <w:instrText xml:space="preserve"> HYPERLINK \l "_Toc497734548" </w:instrText>
            </w:r>
            <w:r>
              <w:fldChar w:fldCharType="separate"/>
            </w:r>
            <w:r w:rsidR="00A4030A" w:rsidRPr="0040422D">
              <w:rPr>
                <w:rStyle w:val="Hyperlink"/>
                <w:noProof/>
              </w:rPr>
              <w:t>3.1.2 SmartWalker - Manual Mode</w:t>
            </w:r>
            <w:r w:rsidR="00A4030A">
              <w:rPr>
                <w:noProof/>
                <w:webHidden/>
              </w:rPr>
              <w:tab/>
            </w:r>
            <w:r w:rsidR="00A4030A">
              <w:rPr>
                <w:noProof/>
                <w:webHidden/>
              </w:rPr>
              <w:fldChar w:fldCharType="begin"/>
            </w:r>
            <w:r w:rsidR="00A4030A">
              <w:rPr>
                <w:noProof/>
                <w:webHidden/>
              </w:rPr>
              <w:instrText xml:space="preserve"> PAGEREF _Toc497734548 \h </w:instrText>
            </w:r>
            <w:r w:rsidR="00A4030A">
              <w:rPr>
                <w:noProof/>
                <w:webHidden/>
              </w:rPr>
            </w:r>
            <w:r w:rsidR="00A4030A">
              <w:rPr>
                <w:noProof/>
                <w:webHidden/>
              </w:rPr>
              <w:fldChar w:fldCharType="separate"/>
            </w:r>
            <w:r w:rsidR="00A4030A">
              <w:rPr>
                <w:noProof/>
                <w:webHidden/>
              </w:rPr>
              <w:t>19</w:t>
            </w:r>
            <w:r w:rsidR="00A4030A">
              <w:rPr>
                <w:noProof/>
                <w:webHidden/>
              </w:rPr>
              <w:fldChar w:fldCharType="end"/>
            </w:r>
            <w:r>
              <w:rPr>
                <w:noProof/>
              </w:rPr>
              <w:fldChar w:fldCharType="end"/>
            </w:r>
          </w:ins>
        </w:p>
        <w:p w14:paraId="4534C634" w14:textId="77777777" w:rsidR="00A4030A" w:rsidRDefault="007568C6">
          <w:pPr>
            <w:pStyle w:val="TOC3"/>
            <w:tabs>
              <w:tab w:val="right" w:pos="9350"/>
            </w:tabs>
            <w:rPr>
              <w:ins w:id="110" w:author="Tyler" w:date="2017-11-06T12:57:00Z"/>
              <w:noProof/>
            </w:rPr>
          </w:pPr>
          <w:ins w:id="111" w:author="Tyler" w:date="2017-11-06T12:57:00Z">
            <w:r>
              <w:fldChar w:fldCharType="begin"/>
            </w:r>
            <w:r>
              <w:instrText xml:space="preserve"> HYPERLINK \l "_Toc497734549" </w:instrText>
            </w:r>
            <w:r>
              <w:fldChar w:fldCharType="separate"/>
            </w:r>
            <w:r w:rsidR="00A4030A" w:rsidRPr="0040422D">
              <w:rPr>
                <w:rStyle w:val="Hyperlink"/>
                <w:noProof/>
              </w:rPr>
              <w:t>3.1.3 Phone Application</w:t>
            </w:r>
            <w:r w:rsidR="00A4030A">
              <w:rPr>
                <w:noProof/>
                <w:webHidden/>
              </w:rPr>
              <w:tab/>
            </w:r>
            <w:r w:rsidR="00A4030A">
              <w:rPr>
                <w:noProof/>
                <w:webHidden/>
              </w:rPr>
              <w:fldChar w:fldCharType="begin"/>
            </w:r>
            <w:r w:rsidR="00A4030A">
              <w:rPr>
                <w:noProof/>
                <w:webHidden/>
              </w:rPr>
              <w:instrText xml:space="preserve"> PAGEREF _Toc497734549 \h </w:instrText>
            </w:r>
            <w:r w:rsidR="00A4030A">
              <w:rPr>
                <w:noProof/>
                <w:webHidden/>
              </w:rPr>
            </w:r>
            <w:r w:rsidR="00A4030A">
              <w:rPr>
                <w:noProof/>
                <w:webHidden/>
              </w:rPr>
              <w:fldChar w:fldCharType="separate"/>
            </w:r>
            <w:r w:rsidR="00A4030A">
              <w:rPr>
                <w:noProof/>
                <w:webHidden/>
              </w:rPr>
              <w:t>19</w:t>
            </w:r>
            <w:r w:rsidR="00A4030A">
              <w:rPr>
                <w:noProof/>
                <w:webHidden/>
              </w:rPr>
              <w:fldChar w:fldCharType="end"/>
            </w:r>
            <w:r>
              <w:rPr>
                <w:noProof/>
              </w:rPr>
              <w:fldChar w:fldCharType="end"/>
            </w:r>
          </w:ins>
        </w:p>
        <w:p w14:paraId="14A49581" w14:textId="77777777" w:rsidR="00A4030A" w:rsidRDefault="007568C6">
          <w:pPr>
            <w:pStyle w:val="TOC3"/>
            <w:tabs>
              <w:tab w:val="right" w:pos="9350"/>
            </w:tabs>
            <w:rPr>
              <w:ins w:id="112" w:author="Tyler" w:date="2017-11-06T12:57:00Z"/>
              <w:noProof/>
            </w:rPr>
          </w:pPr>
          <w:ins w:id="113" w:author="Tyler" w:date="2017-11-06T12:57:00Z">
            <w:r>
              <w:fldChar w:fldCharType="begin"/>
            </w:r>
            <w:r>
              <w:instrText xml:space="preserve"> HY</w:instrText>
            </w:r>
            <w:r>
              <w:instrText xml:space="preserve">PERLINK \l "_Toc497734550" </w:instrText>
            </w:r>
            <w:r>
              <w:fldChar w:fldCharType="separate"/>
            </w:r>
            <w:r w:rsidR="00A4030A" w:rsidRPr="0040422D">
              <w:rPr>
                <w:rStyle w:val="Hyperlink"/>
                <w:noProof/>
              </w:rPr>
              <w:t>3.1.4 Docking Station</w:t>
            </w:r>
            <w:r w:rsidR="00A4030A">
              <w:rPr>
                <w:noProof/>
                <w:webHidden/>
              </w:rPr>
              <w:tab/>
            </w:r>
            <w:r w:rsidR="00A4030A">
              <w:rPr>
                <w:noProof/>
                <w:webHidden/>
              </w:rPr>
              <w:fldChar w:fldCharType="begin"/>
            </w:r>
            <w:r w:rsidR="00A4030A">
              <w:rPr>
                <w:noProof/>
                <w:webHidden/>
              </w:rPr>
              <w:instrText xml:space="preserve"> PAGEREF _Toc497734550 \h </w:instrText>
            </w:r>
            <w:r w:rsidR="00A4030A">
              <w:rPr>
                <w:noProof/>
                <w:webHidden/>
              </w:rPr>
            </w:r>
            <w:r w:rsidR="00A4030A">
              <w:rPr>
                <w:noProof/>
                <w:webHidden/>
              </w:rPr>
              <w:fldChar w:fldCharType="separate"/>
            </w:r>
            <w:r w:rsidR="00A4030A">
              <w:rPr>
                <w:noProof/>
                <w:webHidden/>
              </w:rPr>
              <w:t>20</w:t>
            </w:r>
            <w:r w:rsidR="00A4030A">
              <w:rPr>
                <w:noProof/>
                <w:webHidden/>
              </w:rPr>
              <w:fldChar w:fldCharType="end"/>
            </w:r>
            <w:r>
              <w:rPr>
                <w:noProof/>
              </w:rPr>
              <w:fldChar w:fldCharType="end"/>
            </w:r>
          </w:ins>
        </w:p>
        <w:p w14:paraId="09083CD3" w14:textId="77777777" w:rsidR="00A4030A" w:rsidRDefault="007568C6">
          <w:pPr>
            <w:pStyle w:val="TOC3"/>
            <w:tabs>
              <w:tab w:val="right" w:pos="9350"/>
            </w:tabs>
            <w:rPr>
              <w:ins w:id="114" w:author="Tyler" w:date="2017-11-06T12:57:00Z"/>
              <w:noProof/>
            </w:rPr>
          </w:pPr>
          <w:ins w:id="115" w:author="Tyler" w:date="2017-11-06T12:57:00Z">
            <w:r>
              <w:fldChar w:fldCharType="begin"/>
            </w:r>
            <w:r>
              <w:instrText xml:space="preserve"> HYPERLINK \l "_Toc497734551" </w:instrText>
            </w:r>
            <w:r>
              <w:fldChar w:fldCharType="separate"/>
            </w:r>
            <w:r w:rsidR="00A4030A" w:rsidRPr="0040422D">
              <w:rPr>
                <w:rStyle w:val="Hyperlink"/>
                <w:noProof/>
              </w:rPr>
              <w:t>3.1.5 Driving and Braking Requirements</w:t>
            </w:r>
            <w:r w:rsidR="00A4030A">
              <w:rPr>
                <w:noProof/>
                <w:webHidden/>
              </w:rPr>
              <w:tab/>
            </w:r>
            <w:r w:rsidR="00A4030A">
              <w:rPr>
                <w:noProof/>
                <w:webHidden/>
              </w:rPr>
              <w:fldChar w:fldCharType="begin"/>
            </w:r>
            <w:r w:rsidR="00A4030A">
              <w:rPr>
                <w:noProof/>
                <w:webHidden/>
              </w:rPr>
              <w:instrText xml:space="preserve"> PAGEREF _Toc497734551 \h </w:instrText>
            </w:r>
            <w:r w:rsidR="00A4030A">
              <w:rPr>
                <w:noProof/>
                <w:webHidden/>
              </w:rPr>
            </w:r>
            <w:r w:rsidR="00A4030A">
              <w:rPr>
                <w:noProof/>
                <w:webHidden/>
              </w:rPr>
              <w:fldChar w:fldCharType="separate"/>
            </w:r>
            <w:r w:rsidR="00A4030A">
              <w:rPr>
                <w:noProof/>
                <w:webHidden/>
              </w:rPr>
              <w:t>20</w:t>
            </w:r>
            <w:r w:rsidR="00A4030A">
              <w:rPr>
                <w:noProof/>
                <w:webHidden/>
              </w:rPr>
              <w:fldChar w:fldCharType="end"/>
            </w:r>
            <w:r>
              <w:rPr>
                <w:noProof/>
              </w:rPr>
              <w:fldChar w:fldCharType="end"/>
            </w:r>
          </w:ins>
        </w:p>
        <w:p w14:paraId="1C121EA8" w14:textId="77777777" w:rsidR="00A4030A" w:rsidRDefault="007568C6">
          <w:pPr>
            <w:pStyle w:val="TOC3"/>
            <w:tabs>
              <w:tab w:val="right" w:pos="9350"/>
            </w:tabs>
            <w:rPr>
              <w:ins w:id="116" w:author="Tyler" w:date="2017-11-06T12:57:00Z"/>
              <w:noProof/>
            </w:rPr>
          </w:pPr>
          <w:ins w:id="117" w:author="Tyler" w:date="2017-11-06T12:57:00Z">
            <w:r>
              <w:fldChar w:fldCharType="begin"/>
            </w:r>
            <w:r>
              <w:instrText xml:space="preserve"> HYPERLINK \l "_Toc497734552" </w:instrText>
            </w:r>
            <w:r>
              <w:fldChar w:fldCharType="separate"/>
            </w:r>
            <w:r w:rsidR="00A4030A" w:rsidRPr="0040422D">
              <w:rPr>
                <w:rStyle w:val="Hyperlink"/>
                <w:noProof/>
              </w:rPr>
              <w:t>3.1.6 Other Requirements</w:t>
            </w:r>
            <w:r w:rsidR="00A4030A">
              <w:rPr>
                <w:noProof/>
                <w:webHidden/>
              </w:rPr>
              <w:tab/>
            </w:r>
            <w:r w:rsidR="00A4030A">
              <w:rPr>
                <w:noProof/>
                <w:webHidden/>
              </w:rPr>
              <w:fldChar w:fldCharType="begin"/>
            </w:r>
            <w:r w:rsidR="00A4030A">
              <w:rPr>
                <w:noProof/>
                <w:webHidden/>
              </w:rPr>
              <w:instrText xml:space="preserve"> PAGEREF _Toc497734552 \h </w:instrText>
            </w:r>
            <w:r w:rsidR="00A4030A">
              <w:rPr>
                <w:noProof/>
                <w:webHidden/>
              </w:rPr>
            </w:r>
            <w:r w:rsidR="00A4030A">
              <w:rPr>
                <w:noProof/>
                <w:webHidden/>
              </w:rPr>
              <w:fldChar w:fldCharType="separate"/>
            </w:r>
            <w:r w:rsidR="00A4030A">
              <w:rPr>
                <w:noProof/>
                <w:webHidden/>
              </w:rPr>
              <w:t>20</w:t>
            </w:r>
            <w:r w:rsidR="00A4030A">
              <w:rPr>
                <w:noProof/>
                <w:webHidden/>
              </w:rPr>
              <w:fldChar w:fldCharType="end"/>
            </w:r>
            <w:r>
              <w:rPr>
                <w:noProof/>
              </w:rPr>
              <w:fldChar w:fldCharType="end"/>
            </w:r>
          </w:ins>
        </w:p>
        <w:p w14:paraId="7E2EC8C0" w14:textId="77777777" w:rsidR="00A4030A" w:rsidRDefault="007568C6">
          <w:pPr>
            <w:pStyle w:val="TOC2"/>
            <w:tabs>
              <w:tab w:val="right" w:pos="9350"/>
            </w:tabs>
            <w:rPr>
              <w:ins w:id="118" w:author="Tyler" w:date="2017-11-06T12:57:00Z"/>
              <w:noProof/>
            </w:rPr>
          </w:pPr>
          <w:ins w:id="119" w:author="Tyler" w:date="2017-11-06T12:57:00Z">
            <w:r>
              <w:fldChar w:fldCharType="begin"/>
            </w:r>
            <w:r>
              <w:instrText xml:space="preserve"> HYPERLINK \l "_Toc497734553" </w:instrText>
            </w:r>
            <w:r>
              <w:fldChar w:fldCharType="separate"/>
            </w:r>
            <w:r w:rsidR="00A4030A" w:rsidRPr="0040422D">
              <w:rPr>
                <w:rStyle w:val="Hyperlink"/>
                <w:noProof/>
              </w:rPr>
              <w:t>3.2 Non-Functional Requirements</w:t>
            </w:r>
            <w:r w:rsidR="00A4030A">
              <w:rPr>
                <w:noProof/>
                <w:webHidden/>
              </w:rPr>
              <w:tab/>
            </w:r>
            <w:r w:rsidR="00A4030A">
              <w:rPr>
                <w:noProof/>
                <w:webHidden/>
              </w:rPr>
              <w:fldChar w:fldCharType="begin"/>
            </w:r>
            <w:r w:rsidR="00A4030A">
              <w:rPr>
                <w:noProof/>
                <w:webHidden/>
              </w:rPr>
              <w:instrText xml:space="preserve"> PAGEREF _Toc497734553 \h </w:instrText>
            </w:r>
            <w:r w:rsidR="00A4030A">
              <w:rPr>
                <w:noProof/>
                <w:webHidden/>
              </w:rPr>
            </w:r>
            <w:r w:rsidR="00A4030A">
              <w:rPr>
                <w:noProof/>
                <w:webHidden/>
              </w:rPr>
              <w:fldChar w:fldCharType="separate"/>
            </w:r>
            <w:r w:rsidR="00A4030A">
              <w:rPr>
                <w:noProof/>
                <w:webHidden/>
              </w:rPr>
              <w:t>21</w:t>
            </w:r>
            <w:r w:rsidR="00A4030A">
              <w:rPr>
                <w:noProof/>
                <w:webHidden/>
              </w:rPr>
              <w:fldChar w:fldCharType="end"/>
            </w:r>
            <w:r>
              <w:rPr>
                <w:noProof/>
              </w:rPr>
              <w:fldChar w:fldCharType="end"/>
            </w:r>
          </w:ins>
        </w:p>
        <w:p w14:paraId="63D87704" w14:textId="77777777" w:rsidR="00A4030A" w:rsidRDefault="007568C6">
          <w:pPr>
            <w:pStyle w:val="TOC3"/>
            <w:tabs>
              <w:tab w:val="right" w:pos="9350"/>
            </w:tabs>
            <w:rPr>
              <w:ins w:id="120" w:author="Tyler" w:date="2017-11-06T12:57:00Z"/>
              <w:noProof/>
            </w:rPr>
          </w:pPr>
          <w:ins w:id="121" w:author="Tyler" w:date="2017-11-06T12:57:00Z">
            <w:r>
              <w:fldChar w:fldCharType="begin"/>
            </w:r>
            <w:r>
              <w:instrText xml:space="preserve"> HYPERLINK \l "_Toc497734554" </w:instrText>
            </w:r>
            <w:r>
              <w:fldChar w:fldCharType="separate"/>
            </w:r>
            <w:r w:rsidR="00A4030A" w:rsidRPr="0040422D">
              <w:rPr>
                <w:rStyle w:val="Hyperlink"/>
                <w:noProof/>
              </w:rPr>
              <w:t>3.2.1 Look and Feel Requirements</w:t>
            </w:r>
            <w:r w:rsidR="00A4030A">
              <w:rPr>
                <w:noProof/>
                <w:webHidden/>
              </w:rPr>
              <w:tab/>
            </w:r>
            <w:r w:rsidR="00A4030A">
              <w:rPr>
                <w:noProof/>
                <w:webHidden/>
              </w:rPr>
              <w:fldChar w:fldCharType="begin"/>
            </w:r>
            <w:r w:rsidR="00A4030A">
              <w:rPr>
                <w:noProof/>
                <w:webHidden/>
              </w:rPr>
              <w:instrText xml:space="preserve"> PAGEREF _Toc497734554 \h </w:instrText>
            </w:r>
            <w:r w:rsidR="00A4030A">
              <w:rPr>
                <w:noProof/>
                <w:webHidden/>
              </w:rPr>
            </w:r>
            <w:r w:rsidR="00A4030A">
              <w:rPr>
                <w:noProof/>
                <w:webHidden/>
              </w:rPr>
              <w:fldChar w:fldCharType="separate"/>
            </w:r>
            <w:r w:rsidR="00A4030A">
              <w:rPr>
                <w:noProof/>
                <w:webHidden/>
              </w:rPr>
              <w:t>21</w:t>
            </w:r>
            <w:r w:rsidR="00A4030A">
              <w:rPr>
                <w:noProof/>
                <w:webHidden/>
              </w:rPr>
              <w:fldChar w:fldCharType="end"/>
            </w:r>
            <w:r>
              <w:rPr>
                <w:noProof/>
              </w:rPr>
              <w:fldChar w:fldCharType="end"/>
            </w:r>
          </w:ins>
        </w:p>
        <w:p w14:paraId="025ACBAB" w14:textId="77777777" w:rsidR="00A4030A" w:rsidRDefault="007568C6">
          <w:pPr>
            <w:pStyle w:val="TOC3"/>
            <w:tabs>
              <w:tab w:val="right" w:pos="9350"/>
            </w:tabs>
            <w:rPr>
              <w:ins w:id="122" w:author="Tyler" w:date="2017-11-06T12:57:00Z"/>
              <w:noProof/>
            </w:rPr>
          </w:pPr>
          <w:ins w:id="123" w:author="Tyler" w:date="2017-11-06T12:57:00Z">
            <w:r>
              <w:fldChar w:fldCharType="begin"/>
            </w:r>
            <w:r>
              <w:instrText xml:space="preserve"> HYPERLINK \l "_Toc49773455</w:instrText>
            </w:r>
            <w:r>
              <w:instrText xml:space="preserve">5" </w:instrText>
            </w:r>
            <w:r>
              <w:fldChar w:fldCharType="separate"/>
            </w:r>
            <w:r w:rsidR="00A4030A" w:rsidRPr="0040422D">
              <w:rPr>
                <w:rStyle w:val="Hyperlink"/>
                <w:noProof/>
              </w:rPr>
              <w:t>3.2.2 Usability requirements</w:t>
            </w:r>
            <w:r w:rsidR="00A4030A">
              <w:rPr>
                <w:noProof/>
                <w:webHidden/>
              </w:rPr>
              <w:tab/>
            </w:r>
            <w:r w:rsidR="00A4030A">
              <w:rPr>
                <w:noProof/>
                <w:webHidden/>
              </w:rPr>
              <w:fldChar w:fldCharType="begin"/>
            </w:r>
            <w:r w:rsidR="00A4030A">
              <w:rPr>
                <w:noProof/>
                <w:webHidden/>
              </w:rPr>
              <w:instrText xml:space="preserve"> PAGEREF _Toc497734555 \h </w:instrText>
            </w:r>
            <w:r w:rsidR="00A4030A">
              <w:rPr>
                <w:noProof/>
                <w:webHidden/>
              </w:rPr>
            </w:r>
            <w:r w:rsidR="00A4030A">
              <w:rPr>
                <w:noProof/>
                <w:webHidden/>
              </w:rPr>
              <w:fldChar w:fldCharType="separate"/>
            </w:r>
            <w:r w:rsidR="00A4030A">
              <w:rPr>
                <w:noProof/>
                <w:webHidden/>
              </w:rPr>
              <w:t>21</w:t>
            </w:r>
            <w:r w:rsidR="00A4030A">
              <w:rPr>
                <w:noProof/>
                <w:webHidden/>
              </w:rPr>
              <w:fldChar w:fldCharType="end"/>
            </w:r>
            <w:r>
              <w:rPr>
                <w:noProof/>
              </w:rPr>
              <w:fldChar w:fldCharType="end"/>
            </w:r>
          </w:ins>
        </w:p>
        <w:p w14:paraId="70441238" w14:textId="77777777" w:rsidR="00A4030A" w:rsidRDefault="007568C6">
          <w:pPr>
            <w:pStyle w:val="TOC3"/>
            <w:tabs>
              <w:tab w:val="right" w:pos="9350"/>
            </w:tabs>
            <w:rPr>
              <w:ins w:id="124" w:author="Tyler" w:date="2017-11-06T12:57:00Z"/>
              <w:noProof/>
            </w:rPr>
          </w:pPr>
          <w:ins w:id="125" w:author="Tyler" w:date="2017-11-06T12:57:00Z">
            <w:r>
              <w:fldChar w:fldCharType="begin"/>
            </w:r>
            <w:r>
              <w:instrText xml:space="preserve"> HYPERLINK \l "_Toc497734556" </w:instrText>
            </w:r>
            <w:r>
              <w:fldChar w:fldCharType="separate"/>
            </w:r>
            <w:r w:rsidR="00A4030A" w:rsidRPr="0040422D">
              <w:rPr>
                <w:rStyle w:val="Hyperlink"/>
                <w:noProof/>
              </w:rPr>
              <w:t>3.3.3 Performance Requirements</w:t>
            </w:r>
            <w:r w:rsidR="00A4030A">
              <w:rPr>
                <w:noProof/>
                <w:webHidden/>
              </w:rPr>
              <w:tab/>
            </w:r>
            <w:r w:rsidR="00A4030A">
              <w:rPr>
                <w:noProof/>
                <w:webHidden/>
              </w:rPr>
              <w:fldChar w:fldCharType="begin"/>
            </w:r>
            <w:r w:rsidR="00A4030A">
              <w:rPr>
                <w:noProof/>
                <w:webHidden/>
              </w:rPr>
              <w:instrText xml:space="preserve"> PAGEREF _Toc497734556 \h </w:instrText>
            </w:r>
            <w:r w:rsidR="00A4030A">
              <w:rPr>
                <w:noProof/>
                <w:webHidden/>
              </w:rPr>
            </w:r>
            <w:r w:rsidR="00A4030A">
              <w:rPr>
                <w:noProof/>
                <w:webHidden/>
              </w:rPr>
              <w:fldChar w:fldCharType="separate"/>
            </w:r>
            <w:r w:rsidR="00A4030A">
              <w:rPr>
                <w:noProof/>
                <w:webHidden/>
              </w:rPr>
              <w:t>21</w:t>
            </w:r>
            <w:r w:rsidR="00A4030A">
              <w:rPr>
                <w:noProof/>
                <w:webHidden/>
              </w:rPr>
              <w:fldChar w:fldCharType="end"/>
            </w:r>
            <w:r>
              <w:rPr>
                <w:noProof/>
              </w:rPr>
              <w:fldChar w:fldCharType="end"/>
            </w:r>
          </w:ins>
        </w:p>
        <w:p w14:paraId="7E7BE9E6" w14:textId="77777777" w:rsidR="00A4030A" w:rsidRDefault="007568C6">
          <w:pPr>
            <w:pStyle w:val="TOC4"/>
            <w:tabs>
              <w:tab w:val="right" w:pos="9350"/>
            </w:tabs>
            <w:rPr>
              <w:ins w:id="126" w:author="Tyler" w:date="2017-11-06T12:57:00Z"/>
              <w:noProof/>
            </w:rPr>
          </w:pPr>
          <w:ins w:id="127" w:author="Tyler" w:date="2017-11-06T12:57:00Z">
            <w:r>
              <w:fldChar w:fldCharType="begin"/>
            </w:r>
            <w:r>
              <w:instrText xml:space="preserve"> HYPERLINK \l "_Toc497734557" </w:instrText>
            </w:r>
            <w:r>
              <w:fldChar w:fldCharType="separate"/>
            </w:r>
            <w:r w:rsidR="00A4030A" w:rsidRPr="0040422D">
              <w:rPr>
                <w:rStyle w:val="Hyperlink"/>
                <w:noProof/>
              </w:rPr>
              <w:t>Safety Critical Requirements</w:t>
            </w:r>
            <w:r w:rsidR="00A4030A">
              <w:rPr>
                <w:noProof/>
                <w:webHidden/>
              </w:rPr>
              <w:tab/>
            </w:r>
            <w:r w:rsidR="00A4030A">
              <w:rPr>
                <w:noProof/>
                <w:webHidden/>
              </w:rPr>
              <w:fldChar w:fldCharType="begin"/>
            </w:r>
            <w:r w:rsidR="00A4030A">
              <w:rPr>
                <w:noProof/>
                <w:webHidden/>
              </w:rPr>
              <w:instrText xml:space="preserve"> PAGEREF _Toc497734557 \h </w:instrText>
            </w:r>
            <w:r w:rsidR="00A4030A">
              <w:rPr>
                <w:noProof/>
                <w:webHidden/>
              </w:rPr>
            </w:r>
            <w:r w:rsidR="00A4030A">
              <w:rPr>
                <w:noProof/>
                <w:webHidden/>
              </w:rPr>
              <w:fldChar w:fldCharType="separate"/>
            </w:r>
            <w:r w:rsidR="00A4030A">
              <w:rPr>
                <w:noProof/>
                <w:webHidden/>
              </w:rPr>
              <w:t>21</w:t>
            </w:r>
            <w:r w:rsidR="00A4030A">
              <w:rPr>
                <w:noProof/>
                <w:webHidden/>
              </w:rPr>
              <w:fldChar w:fldCharType="end"/>
            </w:r>
            <w:r>
              <w:rPr>
                <w:noProof/>
              </w:rPr>
              <w:fldChar w:fldCharType="end"/>
            </w:r>
          </w:ins>
        </w:p>
        <w:p w14:paraId="72C9218D" w14:textId="77777777" w:rsidR="00A4030A" w:rsidRDefault="007568C6">
          <w:pPr>
            <w:pStyle w:val="TOC4"/>
            <w:tabs>
              <w:tab w:val="right" w:pos="9350"/>
            </w:tabs>
            <w:rPr>
              <w:ins w:id="128" w:author="Tyler" w:date="2017-11-06T12:57:00Z"/>
              <w:noProof/>
            </w:rPr>
          </w:pPr>
          <w:ins w:id="129" w:author="Tyler" w:date="2017-11-06T12:57:00Z">
            <w:r>
              <w:fldChar w:fldCharType="begin"/>
            </w:r>
            <w:r>
              <w:instrText xml:space="preserve"> HYPERLINK \l "_Toc497734558" </w:instrText>
            </w:r>
            <w:r>
              <w:fldChar w:fldCharType="separate"/>
            </w:r>
            <w:r w:rsidR="00A4030A" w:rsidRPr="0040422D">
              <w:rPr>
                <w:rStyle w:val="Hyperlink"/>
                <w:noProof/>
              </w:rPr>
              <w:t>Precision Requirements</w:t>
            </w:r>
            <w:r w:rsidR="00A4030A">
              <w:rPr>
                <w:noProof/>
                <w:webHidden/>
              </w:rPr>
              <w:tab/>
            </w:r>
            <w:r w:rsidR="00A4030A">
              <w:rPr>
                <w:noProof/>
                <w:webHidden/>
              </w:rPr>
              <w:fldChar w:fldCharType="begin"/>
            </w:r>
            <w:r w:rsidR="00A4030A">
              <w:rPr>
                <w:noProof/>
                <w:webHidden/>
              </w:rPr>
              <w:instrText xml:space="preserve"> PAGEREF _Toc497734558 \h </w:instrText>
            </w:r>
            <w:r w:rsidR="00A4030A">
              <w:rPr>
                <w:noProof/>
                <w:webHidden/>
              </w:rPr>
            </w:r>
            <w:r w:rsidR="00A4030A">
              <w:rPr>
                <w:noProof/>
                <w:webHidden/>
              </w:rPr>
              <w:fldChar w:fldCharType="separate"/>
            </w:r>
            <w:r w:rsidR="00A4030A">
              <w:rPr>
                <w:noProof/>
                <w:webHidden/>
              </w:rPr>
              <w:t>21</w:t>
            </w:r>
            <w:r w:rsidR="00A4030A">
              <w:rPr>
                <w:noProof/>
                <w:webHidden/>
              </w:rPr>
              <w:fldChar w:fldCharType="end"/>
            </w:r>
            <w:r>
              <w:rPr>
                <w:noProof/>
              </w:rPr>
              <w:fldChar w:fldCharType="end"/>
            </w:r>
          </w:ins>
        </w:p>
        <w:p w14:paraId="291907F3" w14:textId="77777777" w:rsidR="00A4030A" w:rsidRDefault="007568C6">
          <w:pPr>
            <w:pStyle w:val="TOC4"/>
            <w:tabs>
              <w:tab w:val="right" w:pos="9350"/>
            </w:tabs>
            <w:rPr>
              <w:ins w:id="130" w:author="Tyler" w:date="2017-11-06T12:57:00Z"/>
              <w:noProof/>
            </w:rPr>
          </w:pPr>
          <w:ins w:id="131" w:author="Tyler" w:date="2017-11-06T12:57:00Z">
            <w:r>
              <w:fldChar w:fldCharType="begin"/>
            </w:r>
            <w:r>
              <w:instrText xml:space="preserve"> HYPERLINK \l "_Toc497734559" </w:instrText>
            </w:r>
            <w:r>
              <w:fldChar w:fldCharType="separate"/>
            </w:r>
            <w:r w:rsidR="00A4030A" w:rsidRPr="0040422D">
              <w:rPr>
                <w:rStyle w:val="Hyperlink"/>
                <w:noProof/>
              </w:rPr>
              <w:t>Reliability and availability requirements</w:t>
            </w:r>
            <w:r w:rsidR="00A4030A">
              <w:rPr>
                <w:noProof/>
                <w:webHidden/>
              </w:rPr>
              <w:tab/>
            </w:r>
            <w:r w:rsidR="00A4030A">
              <w:rPr>
                <w:noProof/>
                <w:webHidden/>
              </w:rPr>
              <w:fldChar w:fldCharType="begin"/>
            </w:r>
            <w:r w:rsidR="00A4030A">
              <w:rPr>
                <w:noProof/>
                <w:webHidden/>
              </w:rPr>
              <w:instrText xml:space="preserve"> PAGEREF _Toc497734559 \h </w:instrText>
            </w:r>
            <w:r w:rsidR="00A4030A">
              <w:rPr>
                <w:noProof/>
                <w:webHidden/>
              </w:rPr>
            </w:r>
            <w:r w:rsidR="00A4030A">
              <w:rPr>
                <w:noProof/>
                <w:webHidden/>
              </w:rPr>
              <w:fldChar w:fldCharType="separate"/>
            </w:r>
            <w:r w:rsidR="00A4030A">
              <w:rPr>
                <w:noProof/>
                <w:webHidden/>
              </w:rPr>
              <w:t>22</w:t>
            </w:r>
            <w:r w:rsidR="00A4030A">
              <w:rPr>
                <w:noProof/>
                <w:webHidden/>
              </w:rPr>
              <w:fldChar w:fldCharType="end"/>
            </w:r>
            <w:r>
              <w:rPr>
                <w:noProof/>
              </w:rPr>
              <w:fldChar w:fldCharType="end"/>
            </w:r>
          </w:ins>
        </w:p>
        <w:p w14:paraId="4052B424" w14:textId="77777777" w:rsidR="00A4030A" w:rsidRDefault="007568C6">
          <w:pPr>
            <w:pStyle w:val="TOC4"/>
            <w:tabs>
              <w:tab w:val="right" w:pos="9350"/>
            </w:tabs>
            <w:rPr>
              <w:ins w:id="132" w:author="Tyler" w:date="2017-11-06T12:57:00Z"/>
              <w:noProof/>
            </w:rPr>
          </w:pPr>
          <w:ins w:id="133" w:author="Tyler" w:date="2017-11-06T12:57:00Z">
            <w:r>
              <w:fldChar w:fldCharType="begin"/>
            </w:r>
            <w:r>
              <w:instrText xml:space="preserve"> HYPERLINK \l "_Toc497734560" </w:instrText>
            </w:r>
            <w:r>
              <w:fldChar w:fldCharType="separate"/>
            </w:r>
            <w:r w:rsidR="00A4030A" w:rsidRPr="0040422D">
              <w:rPr>
                <w:rStyle w:val="Hyperlink"/>
                <w:noProof/>
              </w:rPr>
              <w:t>Capacity requirements</w:t>
            </w:r>
            <w:r w:rsidR="00A4030A">
              <w:rPr>
                <w:noProof/>
                <w:webHidden/>
              </w:rPr>
              <w:tab/>
            </w:r>
            <w:r w:rsidR="00A4030A">
              <w:rPr>
                <w:noProof/>
                <w:webHidden/>
              </w:rPr>
              <w:fldChar w:fldCharType="begin"/>
            </w:r>
            <w:r w:rsidR="00A4030A">
              <w:rPr>
                <w:noProof/>
                <w:webHidden/>
              </w:rPr>
              <w:instrText xml:space="preserve"> PAGEREF _Toc497734560 \h </w:instrText>
            </w:r>
            <w:r w:rsidR="00A4030A">
              <w:rPr>
                <w:noProof/>
                <w:webHidden/>
              </w:rPr>
            </w:r>
            <w:r w:rsidR="00A4030A">
              <w:rPr>
                <w:noProof/>
                <w:webHidden/>
              </w:rPr>
              <w:fldChar w:fldCharType="separate"/>
            </w:r>
            <w:r w:rsidR="00A4030A">
              <w:rPr>
                <w:noProof/>
                <w:webHidden/>
              </w:rPr>
              <w:t>22</w:t>
            </w:r>
            <w:r w:rsidR="00A4030A">
              <w:rPr>
                <w:noProof/>
                <w:webHidden/>
              </w:rPr>
              <w:fldChar w:fldCharType="end"/>
            </w:r>
            <w:r>
              <w:rPr>
                <w:noProof/>
              </w:rPr>
              <w:fldChar w:fldCharType="end"/>
            </w:r>
          </w:ins>
        </w:p>
        <w:p w14:paraId="3FD5B221" w14:textId="77777777" w:rsidR="00A4030A" w:rsidRDefault="007568C6">
          <w:pPr>
            <w:pStyle w:val="TOC3"/>
            <w:tabs>
              <w:tab w:val="right" w:pos="9350"/>
            </w:tabs>
            <w:rPr>
              <w:ins w:id="134" w:author="Tyler" w:date="2017-11-06T12:57:00Z"/>
              <w:noProof/>
            </w:rPr>
          </w:pPr>
          <w:ins w:id="135" w:author="Tyler" w:date="2017-11-06T12:57:00Z">
            <w:r>
              <w:fldChar w:fldCharType="begin"/>
            </w:r>
            <w:r>
              <w:instrText xml:space="preserve"> HYPERLINK \l "_Toc497734561" </w:instrText>
            </w:r>
            <w:r>
              <w:fldChar w:fldCharType="separate"/>
            </w:r>
            <w:r w:rsidR="00A4030A" w:rsidRPr="0040422D">
              <w:rPr>
                <w:rStyle w:val="Hyperlink"/>
                <w:noProof/>
              </w:rPr>
              <w:t>3.3.4 Operational Requirements</w:t>
            </w:r>
            <w:r w:rsidR="00A4030A">
              <w:rPr>
                <w:noProof/>
                <w:webHidden/>
              </w:rPr>
              <w:tab/>
            </w:r>
            <w:r w:rsidR="00A4030A">
              <w:rPr>
                <w:noProof/>
                <w:webHidden/>
              </w:rPr>
              <w:fldChar w:fldCharType="begin"/>
            </w:r>
            <w:r w:rsidR="00A4030A">
              <w:rPr>
                <w:noProof/>
                <w:webHidden/>
              </w:rPr>
              <w:instrText xml:space="preserve"> PAGEREF _Toc497734561 \h </w:instrText>
            </w:r>
            <w:r w:rsidR="00A4030A">
              <w:rPr>
                <w:noProof/>
                <w:webHidden/>
              </w:rPr>
            </w:r>
            <w:r w:rsidR="00A4030A">
              <w:rPr>
                <w:noProof/>
                <w:webHidden/>
              </w:rPr>
              <w:fldChar w:fldCharType="separate"/>
            </w:r>
            <w:r w:rsidR="00A4030A">
              <w:rPr>
                <w:noProof/>
                <w:webHidden/>
              </w:rPr>
              <w:t>22</w:t>
            </w:r>
            <w:r w:rsidR="00A4030A">
              <w:rPr>
                <w:noProof/>
                <w:webHidden/>
              </w:rPr>
              <w:fldChar w:fldCharType="end"/>
            </w:r>
            <w:r>
              <w:rPr>
                <w:noProof/>
              </w:rPr>
              <w:fldChar w:fldCharType="end"/>
            </w:r>
          </w:ins>
        </w:p>
        <w:p w14:paraId="041F68CB" w14:textId="77777777" w:rsidR="00A4030A" w:rsidRDefault="007568C6">
          <w:pPr>
            <w:pStyle w:val="TOC4"/>
            <w:tabs>
              <w:tab w:val="right" w:pos="9350"/>
            </w:tabs>
            <w:rPr>
              <w:ins w:id="136" w:author="Tyler" w:date="2017-11-06T12:57:00Z"/>
              <w:noProof/>
            </w:rPr>
          </w:pPr>
          <w:ins w:id="137" w:author="Tyler" w:date="2017-11-06T12:57:00Z">
            <w:r>
              <w:fldChar w:fldCharType="begin"/>
            </w:r>
            <w:r>
              <w:instrText xml:space="preserve"> HYPERLINK \l "_Toc497734562" </w:instrText>
            </w:r>
            <w:r>
              <w:fldChar w:fldCharType="separate"/>
            </w:r>
            <w:r w:rsidR="00A4030A" w:rsidRPr="0040422D">
              <w:rPr>
                <w:rStyle w:val="Hyperlink"/>
                <w:noProof/>
              </w:rPr>
              <w:t>Expected physical environment</w:t>
            </w:r>
            <w:r w:rsidR="00A4030A">
              <w:rPr>
                <w:noProof/>
                <w:webHidden/>
              </w:rPr>
              <w:tab/>
            </w:r>
            <w:r w:rsidR="00A4030A">
              <w:rPr>
                <w:noProof/>
                <w:webHidden/>
              </w:rPr>
              <w:fldChar w:fldCharType="begin"/>
            </w:r>
            <w:r w:rsidR="00A4030A">
              <w:rPr>
                <w:noProof/>
                <w:webHidden/>
              </w:rPr>
              <w:instrText xml:space="preserve"> PAGEREF _Toc497734562 \h </w:instrText>
            </w:r>
            <w:r w:rsidR="00A4030A">
              <w:rPr>
                <w:noProof/>
                <w:webHidden/>
              </w:rPr>
            </w:r>
            <w:r w:rsidR="00A4030A">
              <w:rPr>
                <w:noProof/>
                <w:webHidden/>
              </w:rPr>
              <w:fldChar w:fldCharType="separate"/>
            </w:r>
            <w:r w:rsidR="00A4030A">
              <w:rPr>
                <w:noProof/>
                <w:webHidden/>
              </w:rPr>
              <w:t>22</w:t>
            </w:r>
            <w:r w:rsidR="00A4030A">
              <w:rPr>
                <w:noProof/>
                <w:webHidden/>
              </w:rPr>
              <w:fldChar w:fldCharType="end"/>
            </w:r>
            <w:r>
              <w:rPr>
                <w:noProof/>
              </w:rPr>
              <w:fldChar w:fldCharType="end"/>
            </w:r>
          </w:ins>
        </w:p>
        <w:p w14:paraId="4403EE31" w14:textId="77777777" w:rsidR="00A4030A" w:rsidRDefault="007568C6">
          <w:pPr>
            <w:pStyle w:val="TOC4"/>
            <w:tabs>
              <w:tab w:val="right" w:pos="9350"/>
            </w:tabs>
            <w:rPr>
              <w:ins w:id="138" w:author="Tyler" w:date="2017-11-06T12:57:00Z"/>
              <w:noProof/>
            </w:rPr>
          </w:pPr>
          <w:ins w:id="139" w:author="Tyler" w:date="2017-11-06T12:57:00Z">
            <w:r>
              <w:fldChar w:fldCharType="begin"/>
            </w:r>
            <w:r>
              <w:instrText xml:space="preserve"> HYPERLINK \l "_Toc497734563" </w:instrText>
            </w:r>
            <w:r>
              <w:fldChar w:fldCharType="separate"/>
            </w:r>
            <w:r w:rsidR="00A4030A" w:rsidRPr="0040422D">
              <w:rPr>
                <w:rStyle w:val="Hyperlink"/>
                <w:noProof/>
              </w:rPr>
              <w:t>Expected technological environment</w:t>
            </w:r>
            <w:r w:rsidR="00A4030A">
              <w:rPr>
                <w:noProof/>
                <w:webHidden/>
              </w:rPr>
              <w:tab/>
            </w:r>
            <w:r w:rsidR="00A4030A">
              <w:rPr>
                <w:noProof/>
                <w:webHidden/>
              </w:rPr>
              <w:fldChar w:fldCharType="begin"/>
            </w:r>
            <w:r w:rsidR="00A4030A">
              <w:rPr>
                <w:noProof/>
                <w:webHidden/>
              </w:rPr>
              <w:instrText xml:space="preserve"> PAGEREF _Toc497734563 \h </w:instrText>
            </w:r>
            <w:r w:rsidR="00A4030A">
              <w:rPr>
                <w:noProof/>
                <w:webHidden/>
              </w:rPr>
            </w:r>
            <w:r w:rsidR="00A4030A">
              <w:rPr>
                <w:noProof/>
                <w:webHidden/>
              </w:rPr>
              <w:fldChar w:fldCharType="separate"/>
            </w:r>
            <w:r w:rsidR="00A4030A">
              <w:rPr>
                <w:noProof/>
                <w:webHidden/>
              </w:rPr>
              <w:t>22</w:t>
            </w:r>
            <w:r w:rsidR="00A4030A">
              <w:rPr>
                <w:noProof/>
                <w:webHidden/>
              </w:rPr>
              <w:fldChar w:fldCharType="end"/>
            </w:r>
            <w:r>
              <w:rPr>
                <w:noProof/>
              </w:rPr>
              <w:fldChar w:fldCharType="end"/>
            </w:r>
          </w:ins>
        </w:p>
        <w:p w14:paraId="65D59B59" w14:textId="77777777" w:rsidR="00A4030A" w:rsidRDefault="007568C6">
          <w:pPr>
            <w:pStyle w:val="TOC3"/>
            <w:tabs>
              <w:tab w:val="right" w:pos="9350"/>
            </w:tabs>
            <w:rPr>
              <w:ins w:id="140" w:author="Tyler" w:date="2017-11-06T12:57:00Z"/>
              <w:noProof/>
            </w:rPr>
          </w:pPr>
          <w:ins w:id="141" w:author="Tyler" w:date="2017-11-06T12:57:00Z">
            <w:r>
              <w:fldChar w:fldCharType="begin"/>
            </w:r>
            <w:r>
              <w:instrText xml:space="preserve"> HYPERLINK \l "_Toc497734564" </w:instrText>
            </w:r>
            <w:r>
              <w:fldChar w:fldCharType="separate"/>
            </w:r>
            <w:r w:rsidR="00A4030A" w:rsidRPr="0040422D">
              <w:rPr>
                <w:rStyle w:val="Hyperlink"/>
                <w:noProof/>
              </w:rPr>
              <w:t>3.3.5 Maintainability and Portability Requirements</w:t>
            </w:r>
            <w:r w:rsidR="00A4030A">
              <w:rPr>
                <w:noProof/>
                <w:webHidden/>
              </w:rPr>
              <w:tab/>
            </w:r>
            <w:r w:rsidR="00A4030A">
              <w:rPr>
                <w:noProof/>
                <w:webHidden/>
              </w:rPr>
              <w:fldChar w:fldCharType="begin"/>
            </w:r>
            <w:r w:rsidR="00A4030A">
              <w:rPr>
                <w:noProof/>
                <w:webHidden/>
              </w:rPr>
              <w:instrText xml:space="preserve"> PAGEREF _Toc497734564 \h </w:instrText>
            </w:r>
            <w:r w:rsidR="00A4030A">
              <w:rPr>
                <w:noProof/>
                <w:webHidden/>
              </w:rPr>
            </w:r>
            <w:r w:rsidR="00A4030A">
              <w:rPr>
                <w:noProof/>
                <w:webHidden/>
              </w:rPr>
              <w:fldChar w:fldCharType="separate"/>
            </w:r>
            <w:r w:rsidR="00A4030A">
              <w:rPr>
                <w:noProof/>
                <w:webHidden/>
              </w:rPr>
              <w:t>22</w:t>
            </w:r>
            <w:r w:rsidR="00A4030A">
              <w:rPr>
                <w:noProof/>
                <w:webHidden/>
              </w:rPr>
              <w:fldChar w:fldCharType="end"/>
            </w:r>
            <w:r>
              <w:rPr>
                <w:noProof/>
              </w:rPr>
              <w:fldChar w:fldCharType="end"/>
            </w:r>
          </w:ins>
        </w:p>
        <w:p w14:paraId="4EB5A575" w14:textId="77777777" w:rsidR="00A4030A" w:rsidRDefault="007568C6">
          <w:pPr>
            <w:pStyle w:val="TOC3"/>
            <w:tabs>
              <w:tab w:val="right" w:pos="9350"/>
            </w:tabs>
            <w:rPr>
              <w:ins w:id="142" w:author="Tyler" w:date="2017-11-06T12:57:00Z"/>
              <w:noProof/>
            </w:rPr>
          </w:pPr>
          <w:ins w:id="143" w:author="Tyler" w:date="2017-11-06T12:57:00Z">
            <w:r>
              <w:fldChar w:fldCharType="begin"/>
            </w:r>
            <w:r>
              <w:instrText xml:space="preserve"> HYPERLINK \l "_Toc497734565" </w:instrText>
            </w:r>
            <w:r>
              <w:fldChar w:fldCharType="separate"/>
            </w:r>
            <w:r w:rsidR="00A4030A" w:rsidRPr="0040422D">
              <w:rPr>
                <w:rStyle w:val="Hyperlink"/>
                <w:noProof/>
              </w:rPr>
              <w:t>3.3.6 Security Requirements</w:t>
            </w:r>
            <w:r w:rsidR="00A4030A">
              <w:rPr>
                <w:noProof/>
                <w:webHidden/>
              </w:rPr>
              <w:tab/>
            </w:r>
            <w:r w:rsidR="00A4030A">
              <w:rPr>
                <w:noProof/>
                <w:webHidden/>
              </w:rPr>
              <w:fldChar w:fldCharType="begin"/>
            </w:r>
            <w:r w:rsidR="00A4030A">
              <w:rPr>
                <w:noProof/>
                <w:webHidden/>
              </w:rPr>
              <w:instrText xml:space="preserve"> PAGEREF _Toc497734565 \h </w:instrText>
            </w:r>
            <w:r w:rsidR="00A4030A">
              <w:rPr>
                <w:noProof/>
                <w:webHidden/>
              </w:rPr>
            </w:r>
            <w:r w:rsidR="00A4030A">
              <w:rPr>
                <w:noProof/>
                <w:webHidden/>
              </w:rPr>
              <w:fldChar w:fldCharType="separate"/>
            </w:r>
            <w:r w:rsidR="00A4030A">
              <w:rPr>
                <w:noProof/>
                <w:webHidden/>
              </w:rPr>
              <w:t>22</w:t>
            </w:r>
            <w:r w:rsidR="00A4030A">
              <w:rPr>
                <w:noProof/>
                <w:webHidden/>
              </w:rPr>
              <w:fldChar w:fldCharType="end"/>
            </w:r>
            <w:r>
              <w:rPr>
                <w:noProof/>
              </w:rPr>
              <w:fldChar w:fldCharType="end"/>
            </w:r>
          </w:ins>
        </w:p>
        <w:p w14:paraId="29996A93" w14:textId="77777777" w:rsidR="00A4030A" w:rsidRDefault="007568C6">
          <w:pPr>
            <w:pStyle w:val="TOC3"/>
            <w:tabs>
              <w:tab w:val="right" w:pos="9350"/>
            </w:tabs>
            <w:rPr>
              <w:ins w:id="144" w:author="Tyler" w:date="2017-11-06T12:57:00Z"/>
              <w:noProof/>
            </w:rPr>
          </w:pPr>
          <w:ins w:id="145" w:author="Tyler" w:date="2017-11-06T12:57:00Z">
            <w:r>
              <w:fldChar w:fldCharType="begin"/>
            </w:r>
            <w:r>
              <w:instrText xml:space="preserve"> HYPERLIN</w:instrText>
            </w:r>
            <w:r>
              <w:instrText xml:space="preserve">K \l "_Toc497734566" </w:instrText>
            </w:r>
            <w:r>
              <w:fldChar w:fldCharType="separate"/>
            </w:r>
            <w:r w:rsidR="00A4030A" w:rsidRPr="0040422D">
              <w:rPr>
                <w:rStyle w:val="Hyperlink"/>
                <w:noProof/>
              </w:rPr>
              <w:t>3.3.7 Legal Requirements</w:t>
            </w:r>
            <w:r w:rsidR="00A4030A">
              <w:rPr>
                <w:noProof/>
                <w:webHidden/>
              </w:rPr>
              <w:tab/>
            </w:r>
            <w:r w:rsidR="00A4030A">
              <w:rPr>
                <w:noProof/>
                <w:webHidden/>
              </w:rPr>
              <w:fldChar w:fldCharType="begin"/>
            </w:r>
            <w:r w:rsidR="00A4030A">
              <w:rPr>
                <w:noProof/>
                <w:webHidden/>
              </w:rPr>
              <w:instrText xml:space="preserve"> PAGEREF _Toc497734566 \h </w:instrText>
            </w:r>
            <w:r w:rsidR="00A4030A">
              <w:rPr>
                <w:noProof/>
                <w:webHidden/>
              </w:rPr>
            </w:r>
            <w:r w:rsidR="00A4030A">
              <w:rPr>
                <w:noProof/>
                <w:webHidden/>
              </w:rPr>
              <w:fldChar w:fldCharType="separate"/>
            </w:r>
            <w:r w:rsidR="00A4030A">
              <w:rPr>
                <w:noProof/>
                <w:webHidden/>
              </w:rPr>
              <w:t>23</w:t>
            </w:r>
            <w:r w:rsidR="00A4030A">
              <w:rPr>
                <w:noProof/>
                <w:webHidden/>
              </w:rPr>
              <w:fldChar w:fldCharType="end"/>
            </w:r>
            <w:r>
              <w:rPr>
                <w:noProof/>
              </w:rPr>
              <w:fldChar w:fldCharType="end"/>
            </w:r>
          </w:ins>
        </w:p>
        <w:p w14:paraId="7D9A408C" w14:textId="77777777" w:rsidR="00A4030A" w:rsidRDefault="007568C6">
          <w:pPr>
            <w:pStyle w:val="TOC3"/>
            <w:tabs>
              <w:tab w:val="right" w:pos="9350"/>
            </w:tabs>
            <w:rPr>
              <w:ins w:id="146" w:author="Tyler" w:date="2017-11-06T12:57:00Z"/>
              <w:noProof/>
            </w:rPr>
          </w:pPr>
          <w:ins w:id="147" w:author="Tyler" w:date="2017-11-06T12:57:00Z">
            <w:r>
              <w:fldChar w:fldCharType="begin"/>
            </w:r>
            <w:r>
              <w:instrText xml:space="preserve"> HYPERLINK \l "_Toc497734567" </w:instrText>
            </w:r>
            <w:r>
              <w:fldChar w:fldCharType="separate"/>
            </w:r>
            <w:r w:rsidR="00A4030A" w:rsidRPr="0040422D">
              <w:rPr>
                <w:rStyle w:val="Hyperlink"/>
                <w:noProof/>
              </w:rPr>
              <w:t>3.3.8 Open Issues</w:t>
            </w:r>
            <w:r w:rsidR="00A4030A">
              <w:rPr>
                <w:noProof/>
                <w:webHidden/>
              </w:rPr>
              <w:tab/>
            </w:r>
            <w:r w:rsidR="00A4030A">
              <w:rPr>
                <w:noProof/>
                <w:webHidden/>
              </w:rPr>
              <w:fldChar w:fldCharType="begin"/>
            </w:r>
            <w:r w:rsidR="00A4030A">
              <w:rPr>
                <w:noProof/>
                <w:webHidden/>
              </w:rPr>
              <w:instrText xml:space="preserve"> PAGEREF _Toc497734567 \h </w:instrText>
            </w:r>
            <w:r w:rsidR="00A4030A">
              <w:rPr>
                <w:noProof/>
                <w:webHidden/>
              </w:rPr>
            </w:r>
            <w:r w:rsidR="00A4030A">
              <w:rPr>
                <w:noProof/>
                <w:webHidden/>
              </w:rPr>
              <w:fldChar w:fldCharType="separate"/>
            </w:r>
            <w:r w:rsidR="00A4030A">
              <w:rPr>
                <w:noProof/>
                <w:webHidden/>
              </w:rPr>
              <w:t>23</w:t>
            </w:r>
            <w:r w:rsidR="00A4030A">
              <w:rPr>
                <w:noProof/>
                <w:webHidden/>
              </w:rPr>
              <w:fldChar w:fldCharType="end"/>
            </w:r>
            <w:r>
              <w:rPr>
                <w:noProof/>
              </w:rPr>
              <w:fldChar w:fldCharType="end"/>
            </w:r>
          </w:ins>
        </w:p>
        <w:p w14:paraId="21AB2F13" w14:textId="77777777" w:rsidR="00A4030A" w:rsidRDefault="007568C6">
          <w:pPr>
            <w:pStyle w:val="TOC3"/>
            <w:tabs>
              <w:tab w:val="right" w:pos="9350"/>
            </w:tabs>
            <w:rPr>
              <w:ins w:id="148" w:author="Tyler" w:date="2017-11-06T12:57:00Z"/>
              <w:noProof/>
            </w:rPr>
          </w:pPr>
          <w:ins w:id="149" w:author="Tyler" w:date="2017-11-06T12:57:00Z">
            <w:r>
              <w:fldChar w:fldCharType="begin"/>
            </w:r>
            <w:r>
              <w:instrText xml:space="preserve"> HYPERLINK \l "_Toc497734568" </w:instrText>
            </w:r>
            <w:r>
              <w:fldChar w:fldCharType="separate"/>
            </w:r>
            <w:r w:rsidR="00A4030A" w:rsidRPr="0040422D">
              <w:rPr>
                <w:rStyle w:val="Hyperlink"/>
                <w:noProof/>
              </w:rPr>
              <w:t>3.3.9 Off-the-Shelf Solutions</w:t>
            </w:r>
            <w:r w:rsidR="00A4030A">
              <w:rPr>
                <w:noProof/>
                <w:webHidden/>
              </w:rPr>
              <w:tab/>
            </w:r>
            <w:r w:rsidR="00A4030A">
              <w:rPr>
                <w:noProof/>
                <w:webHidden/>
              </w:rPr>
              <w:fldChar w:fldCharType="begin"/>
            </w:r>
            <w:r w:rsidR="00A4030A">
              <w:rPr>
                <w:noProof/>
                <w:webHidden/>
              </w:rPr>
              <w:instrText xml:space="preserve"> PAGEREF _Toc497734568 \h </w:instrText>
            </w:r>
            <w:r w:rsidR="00A4030A">
              <w:rPr>
                <w:noProof/>
                <w:webHidden/>
              </w:rPr>
            </w:r>
            <w:r w:rsidR="00A4030A">
              <w:rPr>
                <w:noProof/>
                <w:webHidden/>
              </w:rPr>
              <w:fldChar w:fldCharType="separate"/>
            </w:r>
            <w:r w:rsidR="00A4030A">
              <w:rPr>
                <w:noProof/>
                <w:webHidden/>
              </w:rPr>
              <w:t>23</w:t>
            </w:r>
            <w:r w:rsidR="00A4030A">
              <w:rPr>
                <w:noProof/>
                <w:webHidden/>
              </w:rPr>
              <w:fldChar w:fldCharType="end"/>
            </w:r>
            <w:r>
              <w:rPr>
                <w:noProof/>
              </w:rPr>
              <w:fldChar w:fldCharType="end"/>
            </w:r>
          </w:ins>
        </w:p>
        <w:p w14:paraId="3F39BB40" w14:textId="77777777" w:rsidR="00A4030A" w:rsidRDefault="007568C6">
          <w:pPr>
            <w:pStyle w:val="TOC2"/>
            <w:tabs>
              <w:tab w:val="right" w:pos="9350"/>
            </w:tabs>
            <w:rPr>
              <w:ins w:id="150" w:author="Tyler" w:date="2017-11-06T12:57:00Z"/>
              <w:noProof/>
            </w:rPr>
          </w:pPr>
          <w:ins w:id="151" w:author="Tyler" w:date="2017-11-06T12:57:00Z">
            <w:r>
              <w:fldChar w:fldCharType="begin"/>
            </w:r>
            <w:r>
              <w:instrText xml:space="preserve"> HYPERLINK \l "_Toc497734569" </w:instrText>
            </w:r>
            <w:r>
              <w:fldChar w:fldCharType="separate"/>
            </w:r>
            <w:r w:rsidR="00A4030A" w:rsidRPr="0040422D">
              <w:rPr>
                <w:rStyle w:val="Hyperlink"/>
                <w:noProof/>
              </w:rPr>
              <w:t>3.3 Requirements Subject to Change</w:t>
            </w:r>
            <w:r w:rsidR="00A4030A">
              <w:rPr>
                <w:noProof/>
                <w:webHidden/>
              </w:rPr>
              <w:tab/>
            </w:r>
            <w:r w:rsidR="00A4030A">
              <w:rPr>
                <w:noProof/>
                <w:webHidden/>
              </w:rPr>
              <w:fldChar w:fldCharType="begin"/>
            </w:r>
            <w:r w:rsidR="00A4030A">
              <w:rPr>
                <w:noProof/>
                <w:webHidden/>
              </w:rPr>
              <w:instrText xml:space="preserve"> PAGEREF _Toc497734569 \h </w:instrText>
            </w:r>
            <w:r w:rsidR="00A4030A">
              <w:rPr>
                <w:noProof/>
                <w:webHidden/>
              </w:rPr>
            </w:r>
            <w:r w:rsidR="00A4030A">
              <w:rPr>
                <w:noProof/>
                <w:webHidden/>
              </w:rPr>
              <w:fldChar w:fldCharType="separate"/>
            </w:r>
            <w:r w:rsidR="00A4030A">
              <w:rPr>
                <w:noProof/>
                <w:webHidden/>
              </w:rPr>
              <w:t>24</w:t>
            </w:r>
            <w:r w:rsidR="00A4030A">
              <w:rPr>
                <w:noProof/>
                <w:webHidden/>
              </w:rPr>
              <w:fldChar w:fldCharType="end"/>
            </w:r>
            <w:r>
              <w:rPr>
                <w:noProof/>
              </w:rPr>
              <w:fldChar w:fldCharType="end"/>
            </w:r>
          </w:ins>
        </w:p>
        <w:p w14:paraId="24D16DCE" w14:textId="77777777" w:rsidR="00A4030A" w:rsidRDefault="007568C6">
          <w:pPr>
            <w:pStyle w:val="TOC1"/>
            <w:tabs>
              <w:tab w:val="right" w:pos="9350"/>
            </w:tabs>
            <w:rPr>
              <w:ins w:id="152" w:author="Tyler" w:date="2017-11-06T12:57:00Z"/>
              <w:noProof/>
            </w:rPr>
          </w:pPr>
          <w:ins w:id="153" w:author="Tyler" w:date="2017-11-06T12:57:00Z">
            <w:r>
              <w:fldChar w:fldCharType="begin"/>
            </w:r>
            <w:r>
              <w:instrText xml:space="preserve"> HYPERLINK \l "_Toc497734</w:instrText>
            </w:r>
            <w:r>
              <w:instrText xml:space="preserve">570" </w:instrText>
            </w:r>
            <w:r>
              <w:fldChar w:fldCharType="separate"/>
            </w:r>
            <w:r w:rsidR="00A4030A" w:rsidRPr="0040422D">
              <w:rPr>
                <w:rStyle w:val="Hyperlink"/>
                <w:noProof/>
              </w:rPr>
              <w:t>Citations</w:t>
            </w:r>
            <w:r w:rsidR="00A4030A">
              <w:rPr>
                <w:noProof/>
                <w:webHidden/>
              </w:rPr>
              <w:tab/>
            </w:r>
            <w:r w:rsidR="00A4030A">
              <w:rPr>
                <w:noProof/>
                <w:webHidden/>
              </w:rPr>
              <w:fldChar w:fldCharType="begin"/>
            </w:r>
            <w:r w:rsidR="00A4030A">
              <w:rPr>
                <w:noProof/>
                <w:webHidden/>
              </w:rPr>
              <w:instrText xml:space="preserve"> PAGEREF _Toc497734570 \h </w:instrText>
            </w:r>
            <w:r w:rsidR="00A4030A">
              <w:rPr>
                <w:noProof/>
                <w:webHidden/>
              </w:rPr>
            </w:r>
            <w:r w:rsidR="00A4030A">
              <w:rPr>
                <w:noProof/>
                <w:webHidden/>
              </w:rPr>
              <w:fldChar w:fldCharType="separate"/>
            </w:r>
            <w:r w:rsidR="00A4030A">
              <w:rPr>
                <w:noProof/>
                <w:webHidden/>
              </w:rPr>
              <w:t>25</w:t>
            </w:r>
            <w:r w:rsidR="00A4030A">
              <w:rPr>
                <w:noProof/>
                <w:webHidden/>
              </w:rPr>
              <w:fldChar w:fldCharType="end"/>
            </w:r>
            <w:r>
              <w:rPr>
                <w:noProof/>
              </w:rPr>
              <w:fldChar w:fldCharType="end"/>
            </w:r>
          </w:ins>
        </w:p>
        <w:p w14:paraId="116E2C5D" w14:textId="77777777" w:rsidR="00763648" w:rsidRDefault="00A74F1D">
          <w:pPr>
            <w:tabs>
              <w:tab w:val="right" w:pos="9350"/>
            </w:tabs>
            <w:spacing w:after="100"/>
            <w:pPrChange w:id="154" w:author="Tyler" w:date="2017-11-06T12:57:00Z">
              <w:pPr/>
            </w:pPrChange>
          </w:pPr>
          <w:ins w:id="155" w:author="Tyler" w:date="2017-11-06T12:57:00Z">
            <w:r>
              <w:fldChar w:fldCharType="end"/>
            </w:r>
          </w:ins>
        </w:p>
        <w:customXmlInsRangeStart w:id="156" w:author="Tyler" w:date="2017-11-06T12:57:00Z"/>
      </w:sdtContent>
    </w:sdt>
    <w:customXmlInsRangeEnd w:id="156"/>
    <w:p w14:paraId="4AA8ABEC" w14:textId="77777777" w:rsidR="00763648" w:rsidRDefault="00A74F1D">
      <w:r>
        <w:br w:type="page"/>
      </w:r>
    </w:p>
    <w:p w14:paraId="43D86928" w14:textId="77777777" w:rsidR="00763648" w:rsidRDefault="00A74F1D" w:rsidP="00A4030A">
      <w:pPr>
        <w:pStyle w:val="Heading1"/>
      </w:pPr>
      <w:bookmarkStart w:id="157" w:name="_Toc497734525"/>
      <w:bookmarkStart w:id="158" w:name="_Toc497314613"/>
      <w:r>
        <w:lastRenderedPageBreak/>
        <w:t>Revision History</w:t>
      </w:r>
      <w:bookmarkEnd w:id="157"/>
      <w:bookmarkEnd w:id="158"/>
    </w:p>
    <w:p w14:paraId="6046F700" w14:textId="77777777" w:rsidR="00A4030A" w:rsidRPr="00A4030A" w:rsidRDefault="00A4030A" w:rsidP="00A4030A">
      <w:pPr>
        <w:pPrChange w:id="159" w:author="Tyler" w:date="2017-11-06T12:57:00Z">
          <w:pPr>
            <w:jc w:val="center"/>
          </w:pPr>
        </w:pPrChange>
      </w:pPr>
    </w:p>
    <w:tbl>
      <w:tblPr>
        <w:tblStyle w:val="a"/>
        <w:tblW w:w="10490" w:type="dxa"/>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Change w:id="160" w:author="Tyler" w:date="2017-11-06T12:57:00Z">
          <w:tblPr>
            <w:tblW w:w="10490"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PrChange>
      </w:tblPr>
      <w:tblGrid>
        <w:gridCol w:w="851"/>
        <w:gridCol w:w="2126"/>
        <w:gridCol w:w="4285"/>
        <w:gridCol w:w="1669"/>
        <w:gridCol w:w="1559"/>
        <w:tblGridChange w:id="161">
          <w:tblGrid>
            <w:gridCol w:w="8"/>
            <w:gridCol w:w="843"/>
            <w:gridCol w:w="8"/>
            <w:gridCol w:w="2118"/>
            <w:gridCol w:w="8"/>
            <w:gridCol w:w="4277"/>
            <w:gridCol w:w="8"/>
            <w:gridCol w:w="1661"/>
            <w:gridCol w:w="8"/>
            <w:gridCol w:w="1551"/>
            <w:gridCol w:w="8"/>
          </w:tblGrid>
        </w:tblGridChange>
      </w:tblGrid>
      <w:tr w:rsidR="00763648" w14:paraId="39162965" w14:textId="77777777" w:rsidTr="00A4030A">
        <w:trPr>
          <w:trPrChange w:id="162" w:author="Tyler" w:date="2017-11-06T12:57:00Z">
            <w:trPr>
              <w:gridAfter w:val="0"/>
            </w:trPr>
          </w:trPrChange>
        </w:trPr>
        <w:tc>
          <w:tcPr>
            <w:tcW w:w="851" w:type="dxa"/>
            <w:tcPrChange w:id="163" w:author="Tyler" w:date="2017-11-06T12:57:00Z">
              <w:tcPr>
                <w:tcW w:w="851" w:type="dxa"/>
                <w:gridSpan w:val="2"/>
              </w:tcPr>
            </w:tcPrChange>
          </w:tcPr>
          <w:p w14:paraId="1D7EA22E" w14:textId="77777777" w:rsidR="00763648" w:rsidRDefault="00A74F1D">
            <w:pPr>
              <w:jc w:val="center"/>
              <w:rPr>
                <w:b/>
              </w:rPr>
            </w:pPr>
            <w:r>
              <w:rPr>
                <w:b/>
              </w:rPr>
              <w:t>Rev</w:t>
            </w:r>
          </w:p>
        </w:tc>
        <w:tc>
          <w:tcPr>
            <w:tcW w:w="2126" w:type="dxa"/>
            <w:tcPrChange w:id="164" w:author="Tyler" w:date="2017-11-06T12:57:00Z">
              <w:tcPr>
                <w:tcW w:w="2126" w:type="dxa"/>
                <w:gridSpan w:val="2"/>
              </w:tcPr>
            </w:tcPrChange>
          </w:tcPr>
          <w:p w14:paraId="1E2076C2" w14:textId="77777777" w:rsidR="00763648" w:rsidRDefault="00A74F1D">
            <w:pPr>
              <w:jc w:val="center"/>
              <w:rPr>
                <w:b/>
              </w:rPr>
            </w:pPr>
            <w:r>
              <w:rPr>
                <w:b/>
              </w:rPr>
              <w:t>Author(s)</w:t>
            </w:r>
          </w:p>
        </w:tc>
        <w:tc>
          <w:tcPr>
            <w:tcW w:w="4285" w:type="dxa"/>
            <w:tcPrChange w:id="165" w:author="Tyler" w:date="2017-11-06T12:57:00Z">
              <w:tcPr>
                <w:tcW w:w="4285" w:type="dxa"/>
                <w:gridSpan w:val="2"/>
              </w:tcPr>
            </w:tcPrChange>
          </w:tcPr>
          <w:p w14:paraId="5E78C538" w14:textId="77777777" w:rsidR="00763648" w:rsidRDefault="00A74F1D">
            <w:pPr>
              <w:jc w:val="center"/>
              <w:rPr>
                <w:b/>
              </w:rPr>
            </w:pPr>
            <w:r>
              <w:rPr>
                <w:b/>
              </w:rPr>
              <w:t>Description of Change</w:t>
            </w:r>
          </w:p>
        </w:tc>
        <w:tc>
          <w:tcPr>
            <w:tcW w:w="1669" w:type="dxa"/>
            <w:tcPrChange w:id="166" w:author="Tyler" w:date="2017-11-06T12:57:00Z">
              <w:tcPr>
                <w:tcW w:w="1669" w:type="dxa"/>
                <w:gridSpan w:val="2"/>
              </w:tcPr>
            </w:tcPrChange>
          </w:tcPr>
          <w:p w14:paraId="5A32DFE4" w14:textId="77777777" w:rsidR="00763648" w:rsidRDefault="00A74F1D">
            <w:pPr>
              <w:jc w:val="center"/>
              <w:rPr>
                <w:b/>
              </w:rPr>
            </w:pPr>
            <w:r>
              <w:rPr>
                <w:b/>
              </w:rPr>
              <w:t>Peer Reviewed</w:t>
            </w:r>
          </w:p>
        </w:tc>
        <w:tc>
          <w:tcPr>
            <w:tcW w:w="1559" w:type="dxa"/>
            <w:tcPrChange w:id="167" w:author="Tyler" w:date="2017-11-06T12:57:00Z">
              <w:tcPr>
                <w:tcW w:w="1559" w:type="dxa"/>
                <w:gridSpan w:val="2"/>
              </w:tcPr>
            </w:tcPrChange>
          </w:tcPr>
          <w:p w14:paraId="6CC412E7" w14:textId="77777777" w:rsidR="00763648" w:rsidRDefault="00A74F1D">
            <w:pPr>
              <w:jc w:val="center"/>
              <w:rPr>
                <w:b/>
              </w:rPr>
            </w:pPr>
            <w:r>
              <w:rPr>
                <w:b/>
              </w:rPr>
              <w:t>Date</w:t>
            </w:r>
          </w:p>
        </w:tc>
      </w:tr>
      <w:tr w:rsidR="00763648" w14:paraId="7811F166" w14:textId="77777777" w:rsidTr="00A4030A">
        <w:trPr>
          <w:trHeight w:val="240"/>
          <w:trPrChange w:id="168" w:author="Tyler" w:date="2017-11-06T12:57:00Z">
            <w:trPr>
              <w:gridAfter w:val="0"/>
              <w:trHeight w:val="240"/>
            </w:trPr>
          </w:trPrChange>
        </w:trPr>
        <w:tc>
          <w:tcPr>
            <w:tcW w:w="851" w:type="dxa"/>
            <w:tcPrChange w:id="169" w:author="Tyler" w:date="2017-11-06T12:57:00Z">
              <w:tcPr>
                <w:tcW w:w="851" w:type="dxa"/>
                <w:gridSpan w:val="2"/>
              </w:tcPr>
            </w:tcPrChange>
          </w:tcPr>
          <w:p w14:paraId="223EDCBD" w14:textId="77777777" w:rsidR="00763648" w:rsidRDefault="00A74F1D">
            <w:pPr>
              <w:jc w:val="center"/>
            </w:pPr>
            <w:r>
              <w:t>-</w:t>
            </w:r>
          </w:p>
        </w:tc>
        <w:tc>
          <w:tcPr>
            <w:tcW w:w="2126" w:type="dxa"/>
            <w:tcPrChange w:id="170" w:author="Tyler" w:date="2017-11-06T12:57:00Z">
              <w:tcPr>
                <w:tcW w:w="2126" w:type="dxa"/>
                <w:gridSpan w:val="2"/>
              </w:tcPr>
            </w:tcPrChange>
          </w:tcPr>
          <w:p w14:paraId="60A6F85A" w14:textId="77777777" w:rsidR="00763648" w:rsidRDefault="00A74F1D">
            <w:pPr>
              <w:jc w:val="center"/>
            </w:pPr>
            <w:r>
              <w:t>T.Jass</w:t>
            </w:r>
          </w:p>
        </w:tc>
        <w:tc>
          <w:tcPr>
            <w:tcW w:w="4285" w:type="dxa"/>
            <w:tcPrChange w:id="171" w:author="Tyler" w:date="2017-11-06T12:57:00Z">
              <w:tcPr>
                <w:tcW w:w="4285" w:type="dxa"/>
                <w:gridSpan w:val="2"/>
              </w:tcPr>
            </w:tcPrChange>
          </w:tcPr>
          <w:p w14:paraId="00928FA8" w14:textId="77777777" w:rsidR="00763648" w:rsidRDefault="00A74F1D">
            <w:pPr>
              <w:jc w:val="center"/>
            </w:pPr>
            <w:r>
              <w:t>Original Document</w:t>
            </w:r>
          </w:p>
        </w:tc>
        <w:tc>
          <w:tcPr>
            <w:tcW w:w="1669" w:type="dxa"/>
            <w:tcPrChange w:id="172" w:author="Tyler" w:date="2017-11-06T12:57:00Z">
              <w:tcPr>
                <w:tcW w:w="1669" w:type="dxa"/>
                <w:gridSpan w:val="2"/>
              </w:tcPr>
            </w:tcPrChange>
          </w:tcPr>
          <w:p w14:paraId="119DD648" w14:textId="77777777" w:rsidR="00763648" w:rsidRDefault="00A74F1D">
            <w:pPr>
              <w:jc w:val="center"/>
            </w:pPr>
            <w:r>
              <w:t>A.Jass</w:t>
            </w:r>
          </w:p>
        </w:tc>
        <w:tc>
          <w:tcPr>
            <w:tcW w:w="1559" w:type="dxa"/>
            <w:tcPrChange w:id="173" w:author="Tyler" w:date="2017-11-06T12:57:00Z">
              <w:tcPr>
                <w:tcW w:w="1559" w:type="dxa"/>
                <w:gridSpan w:val="2"/>
              </w:tcPr>
            </w:tcPrChange>
          </w:tcPr>
          <w:p w14:paraId="6F324F1D" w14:textId="77777777" w:rsidR="00763648" w:rsidRDefault="00A74F1D">
            <w:pPr>
              <w:jc w:val="center"/>
            </w:pPr>
            <w:r>
              <w:t>10-Oct-2017</w:t>
            </w:r>
          </w:p>
        </w:tc>
      </w:tr>
      <w:tr w:rsidR="00763648" w14:paraId="67B098BB" w14:textId="77777777" w:rsidTr="00A4030A">
        <w:trPr>
          <w:trHeight w:val="240"/>
          <w:trPrChange w:id="174" w:author="Tyler" w:date="2017-11-06T12:57:00Z">
            <w:trPr>
              <w:gridAfter w:val="0"/>
              <w:trHeight w:val="240"/>
            </w:trPr>
          </w:trPrChange>
        </w:trPr>
        <w:tc>
          <w:tcPr>
            <w:tcW w:w="851" w:type="dxa"/>
            <w:tcPrChange w:id="175" w:author="Tyler" w:date="2017-11-06T12:57:00Z">
              <w:tcPr>
                <w:tcW w:w="851" w:type="dxa"/>
                <w:gridSpan w:val="2"/>
              </w:tcPr>
            </w:tcPrChange>
          </w:tcPr>
          <w:p w14:paraId="6366C0D3" w14:textId="77777777" w:rsidR="00763648" w:rsidRDefault="00A74F1D">
            <w:pPr>
              <w:jc w:val="center"/>
              <w:rPr>
                <w:rPrChange w:id="176" w:author="Tyler" w:date="2017-11-06T12:57:00Z">
                  <w:rPr>
                    <w:color w:val="auto"/>
                  </w:rPr>
                </w:rPrChange>
              </w:rPr>
            </w:pPr>
            <w:r>
              <w:rPr>
                <w:rPrChange w:id="177" w:author="Tyler" w:date="2017-11-06T12:57:00Z">
                  <w:rPr>
                    <w:color w:val="auto"/>
                  </w:rPr>
                </w:rPrChange>
              </w:rPr>
              <w:t>A</w:t>
            </w:r>
          </w:p>
        </w:tc>
        <w:tc>
          <w:tcPr>
            <w:tcW w:w="2126" w:type="dxa"/>
            <w:tcPrChange w:id="178" w:author="Tyler" w:date="2017-11-06T12:57:00Z">
              <w:tcPr>
                <w:tcW w:w="2126" w:type="dxa"/>
                <w:gridSpan w:val="2"/>
              </w:tcPr>
            </w:tcPrChange>
          </w:tcPr>
          <w:p w14:paraId="780058B5" w14:textId="77777777" w:rsidR="00763648" w:rsidRDefault="00A74F1D">
            <w:pPr>
              <w:jc w:val="center"/>
              <w:rPr>
                <w:rPrChange w:id="179" w:author="Tyler" w:date="2017-11-06T12:57:00Z">
                  <w:rPr>
                    <w:color w:val="auto"/>
                  </w:rPr>
                </w:rPrChange>
              </w:rPr>
            </w:pPr>
            <w:r>
              <w:rPr>
                <w:rPrChange w:id="180" w:author="Tyler" w:date="2017-11-06T12:57:00Z">
                  <w:rPr>
                    <w:color w:val="auto"/>
                  </w:rPr>
                </w:rPrChange>
              </w:rPr>
              <w:t>N.Fujimoto</w:t>
            </w:r>
          </w:p>
          <w:p w14:paraId="405813D6" w14:textId="77777777" w:rsidR="00763648" w:rsidRDefault="00A74F1D">
            <w:pPr>
              <w:jc w:val="center"/>
              <w:rPr>
                <w:rPrChange w:id="181" w:author="Tyler" w:date="2017-11-06T12:57:00Z">
                  <w:rPr>
                    <w:color w:val="auto"/>
                  </w:rPr>
                </w:rPrChange>
              </w:rPr>
            </w:pPr>
            <w:r>
              <w:rPr>
                <w:rPrChange w:id="182" w:author="Tyler" w:date="2017-11-06T12:57:00Z">
                  <w:rPr>
                    <w:color w:val="auto"/>
                  </w:rPr>
                </w:rPrChange>
              </w:rPr>
              <w:t>P.Garg</w:t>
            </w:r>
            <w:r>
              <w:rPr>
                <w:rPrChange w:id="183" w:author="Tyler" w:date="2017-11-06T12:57:00Z">
                  <w:rPr>
                    <w:color w:val="auto"/>
                  </w:rPr>
                </w:rPrChange>
              </w:rPr>
              <w:br/>
              <w:t>J.Gilmour</w:t>
            </w:r>
          </w:p>
          <w:p w14:paraId="0DFDCACB" w14:textId="77777777" w:rsidR="00763648" w:rsidRDefault="00A74F1D">
            <w:pPr>
              <w:jc w:val="center"/>
              <w:rPr>
                <w:rPrChange w:id="184" w:author="Tyler" w:date="2017-11-06T12:57:00Z">
                  <w:rPr>
                    <w:color w:val="auto"/>
                  </w:rPr>
                </w:rPrChange>
              </w:rPr>
            </w:pPr>
            <w:r>
              <w:rPr>
                <w:rPrChange w:id="185" w:author="Tyler" w:date="2017-11-06T12:57:00Z">
                  <w:rPr>
                    <w:color w:val="auto"/>
                  </w:rPr>
                </w:rPrChange>
              </w:rPr>
              <w:t>A.Jass</w:t>
            </w:r>
            <w:r>
              <w:rPr>
                <w:rPrChange w:id="186" w:author="Tyler" w:date="2017-11-06T12:57:00Z">
                  <w:rPr>
                    <w:color w:val="auto"/>
                  </w:rPr>
                </w:rPrChange>
              </w:rPr>
              <w:br/>
              <w:t>T.Jass</w:t>
            </w:r>
            <w:r>
              <w:rPr>
                <w:rPrChange w:id="187" w:author="Tyler" w:date="2017-11-06T12:57:00Z">
                  <w:rPr>
                    <w:color w:val="auto"/>
                  </w:rPr>
                </w:rPrChange>
              </w:rPr>
              <w:br/>
              <w:t>F.Khanum</w:t>
            </w:r>
            <w:r>
              <w:rPr>
                <w:rPrChange w:id="188" w:author="Tyler" w:date="2017-11-06T12:57:00Z">
                  <w:rPr>
                    <w:color w:val="auto"/>
                  </w:rPr>
                </w:rPrChange>
              </w:rPr>
              <w:br/>
              <w:t>J.Liu</w:t>
            </w:r>
            <w:r>
              <w:rPr>
                <w:rPrChange w:id="189" w:author="Tyler" w:date="2017-11-06T12:57:00Z">
                  <w:rPr>
                    <w:color w:val="auto"/>
                  </w:rPr>
                </w:rPrChange>
              </w:rPr>
              <w:br/>
              <w:t>G.Singh</w:t>
            </w:r>
          </w:p>
        </w:tc>
        <w:tc>
          <w:tcPr>
            <w:tcW w:w="4285" w:type="dxa"/>
            <w:tcPrChange w:id="190" w:author="Tyler" w:date="2017-11-06T12:57:00Z">
              <w:tcPr>
                <w:tcW w:w="4285" w:type="dxa"/>
                <w:gridSpan w:val="2"/>
              </w:tcPr>
            </w:tcPrChange>
          </w:tcPr>
          <w:p w14:paraId="5C597D40" w14:textId="77777777" w:rsidR="00763648" w:rsidRDefault="00A74F1D">
            <w:pPr>
              <w:jc w:val="center"/>
              <w:rPr>
                <w:rPrChange w:id="191" w:author="Tyler" w:date="2017-11-06T12:57:00Z">
                  <w:rPr>
                    <w:color w:val="auto"/>
                  </w:rPr>
                </w:rPrChange>
              </w:rPr>
            </w:pPr>
            <w:r>
              <w:rPr>
                <w:rPrChange w:id="192" w:author="Tyler" w:date="2017-11-06T12:57:00Z">
                  <w:rPr>
                    <w:color w:val="auto"/>
                  </w:rPr>
                </w:rPrChange>
              </w:rPr>
              <w:t>Original document was blank with just a layout.  This revision adds content to the document.</w:t>
            </w:r>
          </w:p>
        </w:tc>
        <w:tc>
          <w:tcPr>
            <w:tcW w:w="1669" w:type="dxa"/>
            <w:tcPrChange w:id="193" w:author="Tyler" w:date="2017-11-06T12:57:00Z">
              <w:tcPr>
                <w:tcW w:w="1669" w:type="dxa"/>
                <w:gridSpan w:val="2"/>
              </w:tcPr>
            </w:tcPrChange>
          </w:tcPr>
          <w:p w14:paraId="7026E03B" w14:textId="77777777" w:rsidR="00763648" w:rsidRDefault="00A74F1D">
            <w:pPr>
              <w:jc w:val="center"/>
              <w:rPr>
                <w:rPrChange w:id="194" w:author="Tyler" w:date="2017-11-06T12:57:00Z">
                  <w:rPr>
                    <w:color w:val="auto"/>
                  </w:rPr>
                </w:rPrChange>
              </w:rPr>
            </w:pPr>
            <w:r>
              <w:rPr>
                <w:rPrChange w:id="195" w:author="Tyler" w:date="2017-11-06T12:57:00Z">
                  <w:rPr>
                    <w:color w:val="auto"/>
                  </w:rPr>
                </w:rPrChange>
              </w:rPr>
              <w:t>N.Fujimoto</w:t>
            </w:r>
          </w:p>
          <w:p w14:paraId="1E752B6D" w14:textId="77777777" w:rsidR="00763648" w:rsidRDefault="00A74F1D">
            <w:pPr>
              <w:jc w:val="center"/>
              <w:rPr>
                <w:rPrChange w:id="196" w:author="Tyler" w:date="2017-11-06T12:57:00Z">
                  <w:rPr>
                    <w:color w:val="auto"/>
                  </w:rPr>
                </w:rPrChange>
              </w:rPr>
            </w:pPr>
            <w:r>
              <w:rPr>
                <w:rPrChange w:id="197" w:author="Tyler" w:date="2017-11-06T12:57:00Z">
                  <w:rPr>
                    <w:color w:val="auto"/>
                  </w:rPr>
                </w:rPrChange>
              </w:rPr>
              <w:t>P.Garg</w:t>
            </w:r>
            <w:r>
              <w:rPr>
                <w:rPrChange w:id="198" w:author="Tyler" w:date="2017-11-06T12:57:00Z">
                  <w:rPr>
                    <w:color w:val="auto"/>
                  </w:rPr>
                </w:rPrChange>
              </w:rPr>
              <w:br/>
              <w:t>J.Gilmour</w:t>
            </w:r>
          </w:p>
          <w:p w14:paraId="100FAEF8" w14:textId="77777777" w:rsidR="00763648" w:rsidRDefault="00A74F1D">
            <w:pPr>
              <w:jc w:val="center"/>
              <w:rPr>
                <w:rPrChange w:id="199" w:author="Tyler" w:date="2017-11-06T12:57:00Z">
                  <w:rPr>
                    <w:color w:val="auto"/>
                  </w:rPr>
                </w:rPrChange>
              </w:rPr>
            </w:pPr>
            <w:r>
              <w:rPr>
                <w:rPrChange w:id="200" w:author="Tyler" w:date="2017-11-06T12:57:00Z">
                  <w:rPr>
                    <w:color w:val="auto"/>
                  </w:rPr>
                </w:rPrChange>
              </w:rPr>
              <w:t>A.Jass</w:t>
            </w:r>
            <w:r>
              <w:rPr>
                <w:rPrChange w:id="201" w:author="Tyler" w:date="2017-11-06T12:57:00Z">
                  <w:rPr>
                    <w:color w:val="auto"/>
                  </w:rPr>
                </w:rPrChange>
              </w:rPr>
              <w:br/>
              <w:t>T.Jass</w:t>
            </w:r>
            <w:r>
              <w:rPr>
                <w:rPrChange w:id="202" w:author="Tyler" w:date="2017-11-06T12:57:00Z">
                  <w:rPr>
                    <w:color w:val="auto"/>
                  </w:rPr>
                </w:rPrChange>
              </w:rPr>
              <w:br/>
              <w:t>F.Khanum</w:t>
            </w:r>
            <w:r>
              <w:rPr>
                <w:rPrChange w:id="203" w:author="Tyler" w:date="2017-11-06T12:57:00Z">
                  <w:rPr>
                    <w:color w:val="auto"/>
                  </w:rPr>
                </w:rPrChange>
              </w:rPr>
              <w:br/>
              <w:t>J.Liu</w:t>
            </w:r>
            <w:r>
              <w:rPr>
                <w:rPrChange w:id="204" w:author="Tyler" w:date="2017-11-06T12:57:00Z">
                  <w:rPr>
                    <w:color w:val="auto"/>
                  </w:rPr>
                </w:rPrChange>
              </w:rPr>
              <w:br/>
              <w:t>G.Singh</w:t>
            </w:r>
          </w:p>
        </w:tc>
        <w:tc>
          <w:tcPr>
            <w:tcW w:w="1559" w:type="dxa"/>
            <w:tcPrChange w:id="205" w:author="Tyler" w:date="2017-11-06T12:57:00Z">
              <w:tcPr>
                <w:tcW w:w="1559" w:type="dxa"/>
                <w:gridSpan w:val="2"/>
              </w:tcPr>
            </w:tcPrChange>
          </w:tcPr>
          <w:p w14:paraId="44B826AD" w14:textId="77777777" w:rsidR="00763648" w:rsidRDefault="00A74F1D">
            <w:pPr>
              <w:jc w:val="center"/>
              <w:rPr>
                <w:rPrChange w:id="206" w:author="Tyler" w:date="2017-11-06T12:57:00Z">
                  <w:rPr>
                    <w:color w:val="auto"/>
                  </w:rPr>
                </w:rPrChange>
              </w:rPr>
            </w:pPr>
            <w:r>
              <w:rPr>
                <w:rPrChange w:id="207" w:author="Tyler" w:date="2017-11-06T12:57:00Z">
                  <w:rPr>
                    <w:color w:val="auto"/>
                  </w:rPr>
                </w:rPrChange>
              </w:rPr>
              <w:t>01-Nov-2017</w:t>
            </w:r>
          </w:p>
        </w:tc>
      </w:tr>
      <w:tr w:rsidR="00763648" w14:paraId="5FA78335" w14:textId="77777777" w:rsidTr="00A4030A">
        <w:trPr>
          <w:trHeight w:val="240"/>
          <w:ins w:id="208" w:author="Tyler" w:date="2017-11-06T12:57:00Z"/>
        </w:trPr>
        <w:tc>
          <w:tcPr>
            <w:tcW w:w="851" w:type="dxa"/>
          </w:tcPr>
          <w:p w14:paraId="7CE02E9F" w14:textId="77777777" w:rsidR="00763648" w:rsidRDefault="00A74F1D">
            <w:pPr>
              <w:jc w:val="center"/>
              <w:rPr>
                <w:ins w:id="209" w:author="Tyler" w:date="2017-11-06T12:57:00Z"/>
              </w:rPr>
            </w:pPr>
            <w:ins w:id="210" w:author="Tyler" w:date="2017-11-06T12:57:00Z">
              <w:r>
                <w:t>B</w:t>
              </w:r>
            </w:ins>
          </w:p>
        </w:tc>
        <w:tc>
          <w:tcPr>
            <w:tcW w:w="2126" w:type="dxa"/>
          </w:tcPr>
          <w:p w14:paraId="3F699128" w14:textId="77777777" w:rsidR="00763648" w:rsidRDefault="00A74F1D">
            <w:pPr>
              <w:jc w:val="center"/>
              <w:rPr>
                <w:ins w:id="211" w:author="Tyler" w:date="2017-11-06T12:57:00Z"/>
              </w:rPr>
            </w:pPr>
            <w:ins w:id="212" w:author="Tyler" w:date="2017-11-06T12:57:00Z">
              <w:r>
                <w:t>N.Fujimoto</w:t>
              </w:r>
            </w:ins>
          </w:p>
          <w:p w14:paraId="4FF28E10" w14:textId="77777777" w:rsidR="00763648" w:rsidRDefault="00A74F1D">
            <w:pPr>
              <w:jc w:val="center"/>
              <w:rPr>
                <w:ins w:id="213" w:author="Tyler" w:date="2017-11-06T12:57:00Z"/>
              </w:rPr>
            </w:pPr>
            <w:ins w:id="214" w:author="Tyler" w:date="2017-11-06T12:57:00Z">
              <w:r>
                <w:t>P.Garg</w:t>
              </w:r>
              <w:r>
                <w:br/>
                <w:t>J.Gilmour</w:t>
              </w:r>
            </w:ins>
          </w:p>
          <w:p w14:paraId="2740D02F" w14:textId="77777777" w:rsidR="00763648" w:rsidRDefault="00A74F1D">
            <w:pPr>
              <w:jc w:val="center"/>
              <w:rPr>
                <w:ins w:id="215" w:author="Tyler" w:date="2017-11-06T12:57:00Z"/>
              </w:rPr>
            </w:pPr>
            <w:ins w:id="216" w:author="Tyler" w:date="2017-11-06T12:57:00Z">
              <w:r>
                <w:t>A.Jass</w:t>
              </w:r>
              <w:r>
                <w:br/>
                <w:t>T.Jass</w:t>
              </w:r>
              <w:r>
                <w:br/>
                <w:t>F.Khanum</w:t>
              </w:r>
              <w:r>
                <w:br/>
                <w:t>J.Liu</w:t>
              </w:r>
              <w:r>
                <w:br/>
                <w:t>G.Singh</w:t>
              </w:r>
            </w:ins>
          </w:p>
        </w:tc>
        <w:tc>
          <w:tcPr>
            <w:tcW w:w="4285" w:type="dxa"/>
          </w:tcPr>
          <w:p w14:paraId="7C7F62C7" w14:textId="77777777" w:rsidR="00A10EBE" w:rsidRDefault="00A74F1D">
            <w:pPr>
              <w:jc w:val="center"/>
              <w:rPr>
                <w:ins w:id="217" w:author="Tyler" w:date="2017-11-06T12:57:00Z"/>
              </w:rPr>
            </w:pPr>
            <w:ins w:id="218" w:author="Tyler" w:date="2017-11-06T12:57:00Z">
              <w:r>
                <w:t>Edited Functional Requirements, functional decomposition diagrams and variables, non-functional requirements</w:t>
              </w:r>
              <w:r w:rsidR="00824C3A">
                <w:t>.</w:t>
              </w:r>
            </w:ins>
          </w:p>
          <w:p w14:paraId="3DFD65FA" w14:textId="77777777" w:rsidR="00A10EBE" w:rsidRDefault="00A10EBE">
            <w:pPr>
              <w:jc w:val="center"/>
              <w:rPr>
                <w:ins w:id="219" w:author="Tyler" w:date="2017-11-06T12:57:00Z"/>
              </w:rPr>
            </w:pPr>
          </w:p>
          <w:p w14:paraId="3D3E010F" w14:textId="77777777" w:rsidR="00763648" w:rsidRDefault="00824C3A">
            <w:pPr>
              <w:jc w:val="center"/>
              <w:rPr>
                <w:ins w:id="220" w:author="Tyler" w:date="2017-11-06T12:57:00Z"/>
              </w:rPr>
            </w:pPr>
            <w:ins w:id="221" w:author="Tyler" w:date="2017-11-06T12:57:00Z">
              <w:r>
                <w:t>Added Systems Definitions and Requirements Subject to Change Sections.</w:t>
              </w:r>
            </w:ins>
          </w:p>
        </w:tc>
        <w:tc>
          <w:tcPr>
            <w:tcW w:w="1669" w:type="dxa"/>
          </w:tcPr>
          <w:p w14:paraId="0EBB831B" w14:textId="77777777" w:rsidR="00763648" w:rsidRDefault="00A74F1D">
            <w:pPr>
              <w:jc w:val="center"/>
              <w:rPr>
                <w:ins w:id="222" w:author="Tyler" w:date="2017-11-06T12:57:00Z"/>
              </w:rPr>
            </w:pPr>
            <w:ins w:id="223" w:author="Tyler" w:date="2017-11-06T12:57:00Z">
              <w:r>
                <w:t>N.Fujimoto</w:t>
              </w:r>
            </w:ins>
          </w:p>
          <w:p w14:paraId="4AA15071" w14:textId="77777777" w:rsidR="00763648" w:rsidRDefault="00A74F1D">
            <w:pPr>
              <w:jc w:val="center"/>
              <w:rPr>
                <w:ins w:id="224" w:author="Tyler" w:date="2017-11-06T12:57:00Z"/>
              </w:rPr>
            </w:pPr>
            <w:ins w:id="225" w:author="Tyler" w:date="2017-11-06T12:57:00Z">
              <w:r>
                <w:t>P.Garg</w:t>
              </w:r>
              <w:r>
                <w:br/>
                <w:t>J.Gilmour</w:t>
              </w:r>
            </w:ins>
          </w:p>
          <w:p w14:paraId="2997CA48" w14:textId="77777777" w:rsidR="00763648" w:rsidRDefault="00A74F1D">
            <w:pPr>
              <w:jc w:val="center"/>
              <w:rPr>
                <w:ins w:id="226" w:author="Tyler" w:date="2017-11-06T12:57:00Z"/>
              </w:rPr>
            </w:pPr>
            <w:ins w:id="227" w:author="Tyler" w:date="2017-11-06T12:57:00Z">
              <w:r>
                <w:t>A.Jass</w:t>
              </w:r>
              <w:r>
                <w:br/>
                <w:t>T.Jass</w:t>
              </w:r>
              <w:r>
                <w:br/>
                <w:t>F.Khanum</w:t>
              </w:r>
              <w:r>
                <w:br/>
                <w:t>J.Liu</w:t>
              </w:r>
              <w:r>
                <w:br/>
                <w:t>G.Singh</w:t>
              </w:r>
            </w:ins>
          </w:p>
        </w:tc>
        <w:tc>
          <w:tcPr>
            <w:tcW w:w="1559" w:type="dxa"/>
          </w:tcPr>
          <w:p w14:paraId="3F37EDB8" w14:textId="77777777" w:rsidR="00763648" w:rsidRDefault="00824C3A">
            <w:pPr>
              <w:jc w:val="center"/>
              <w:rPr>
                <w:ins w:id="228" w:author="Tyler" w:date="2017-11-06T12:57:00Z"/>
              </w:rPr>
            </w:pPr>
            <w:ins w:id="229" w:author="Tyler" w:date="2017-11-06T12:57:00Z">
              <w:r>
                <w:t>06-Nov-2017</w:t>
              </w:r>
            </w:ins>
          </w:p>
        </w:tc>
      </w:tr>
    </w:tbl>
    <w:p w14:paraId="38618084" w14:textId="77777777" w:rsidR="00763648" w:rsidRDefault="00763648"/>
    <w:p w14:paraId="0F8C0FE3" w14:textId="77777777" w:rsidR="00763648" w:rsidRDefault="00A74F1D">
      <w:r>
        <w:br w:type="page"/>
      </w:r>
    </w:p>
    <w:p w14:paraId="0B4A3955" w14:textId="77777777" w:rsidR="00A4030A" w:rsidRPr="00A4030A" w:rsidRDefault="00A74F1D" w:rsidP="00A4030A">
      <w:pPr>
        <w:pStyle w:val="Heading1"/>
      </w:pPr>
      <w:bookmarkStart w:id="230" w:name="_Toc497734526"/>
      <w:bookmarkStart w:id="231" w:name="_Toc497314614"/>
      <w:r>
        <w:lastRenderedPageBreak/>
        <w:t>Table of Tables</w:t>
      </w:r>
      <w:bookmarkEnd w:id="230"/>
      <w:bookmarkEnd w:id="231"/>
    </w:p>
    <w:p w14:paraId="073D9B3C" w14:textId="77777777" w:rsidR="00AA626F" w:rsidRDefault="00A4030A">
      <w:pPr>
        <w:pStyle w:val="TableofFigures"/>
        <w:tabs>
          <w:tab w:val="right" w:leader="dot" w:pos="9350"/>
        </w:tabs>
        <w:rPr>
          <w:del w:id="232" w:author="Tyler" w:date="2017-11-06T12:57:00Z"/>
          <w:rFonts w:asciiTheme="minorHAnsi" w:eastAsiaTheme="minorEastAsia" w:hAnsiTheme="minorHAnsi" w:cstheme="minorBidi"/>
          <w:noProof/>
          <w:color w:val="auto"/>
        </w:rPr>
      </w:pPr>
      <w:r>
        <w:fldChar w:fldCharType="begin"/>
      </w:r>
      <w:r>
        <w:instrText xml:space="preserve"> TOC \h \z \c "Table" </w:instrText>
      </w:r>
      <w:r>
        <w:fldChar w:fldCharType="separate"/>
      </w:r>
      <w:del w:id="233" w:author="Tyler" w:date="2017-11-06T12:57:00Z">
        <w:r w:rsidR="007568C6">
          <w:fldChar w:fldCharType="begin"/>
        </w:r>
        <w:r w:rsidR="007568C6">
          <w:delInstrText xml:space="preserve"> HYPERLINK \l "_Toc497314539" </w:delInstrText>
        </w:r>
        <w:r w:rsidR="007568C6">
          <w:fldChar w:fldCharType="separate"/>
        </w:r>
        <w:r w:rsidR="00AA626F" w:rsidRPr="00F876C7">
          <w:rPr>
            <w:rStyle w:val="Hyperlink"/>
            <w:noProof/>
          </w:rPr>
          <w:delText>Table 1 - Monitored Variables</w:delText>
        </w:r>
        <w:r w:rsidR="00AA626F">
          <w:rPr>
            <w:noProof/>
            <w:webHidden/>
          </w:rPr>
          <w:tab/>
        </w:r>
        <w:r w:rsidR="00AA626F">
          <w:rPr>
            <w:noProof/>
            <w:webHidden/>
          </w:rPr>
          <w:fldChar w:fldCharType="begin"/>
        </w:r>
        <w:r w:rsidR="00AA626F">
          <w:rPr>
            <w:noProof/>
            <w:webHidden/>
          </w:rPr>
          <w:delInstrText xml:space="preserve"> PAGEREF _Toc497314539 \h </w:delInstrText>
        </w:r>
        <w:r w:rsidR="00AA626F">
          <w:rPr>
            <w:noProof/>
            <w:webHidden/>
          </w:rPr>
        </w:r>
        <w:r w:rsidR="00AA626F">
          <w:rPr>
            <w:noProof/>
            <w:webHidden/>
          </w:rPr>
          <w:fldChar w:fldCharType="separate"/>
        </w:r>
        <w:r w:rsidR="00AA626F">
          <w:rPr>
            <w:noProof/>
            <w:webHidden/>
          </w:rPr>
          <w:delText>10</w:delText>
        </w:r>
        <w:r w:rsidR="00AA626F">
          <w:rPr>
            <w:noProof/>
            <w:webHidden/>
          </w:rPr>
          <w:fldChar w:fldCharType="end"/>
        </w:r>
        <w:r w:rsidR="007568C6">
          <w:rPr>
            <w:noProof/>
          </w:rPr>
          <w:fldChar w:fldCharType="end"/>
        </w:r>
      </w:del>
    </w:p>
    <w:p w14:paraId="61790C1C" w14:textId="77777777" w:rsidR="00AA626F" w:rsidRDefault="007568C6">
      <w:pPr>
        <w:pStyle w:val="TableofFigures"/>
        <w:tabs>
          <w:tab w:val="right" w:leader="dot" w:pos="9350"/>
        </w:tabs>
        <w:rPr>
          <w:del w:id="234" w:author="Tyler" w:date="2017-11-06T12:57:00Z"/>
          <w:rFonts w:asciiTheme="minorHAnsi" w:eastAsiaTheme="minorEastAsia" w:hAnsiTheme="minorHAnsi" w:cstheme="minorBidi"/>
          <w:noProof/>
          <w:color w:val="auto"/>
        </w:rPr>
      </w:pPr>
      <w:del w:id="235" w:author="Tyler" w:date="2017-11-06T12:57:00Z">
        <w:r>
          <w:fldChar w:fldCharType="begin"/>
        </w:r>
        <w:r>
          <w:delInstrText xml:space="preserve"> HYPERLINK \l "_Toc497314540" </w:delInstrText>
        </w:r>
        <w:r>
          <w:fldChar w:fldCharType="separate"/>
        </w:r>
        <w:r w:rsidR="00AA626F" w:rsidRPr="00F876C7">
          <w:rPr>
            <w:rStyle w:val="Hyperlink"/>
            <w:noProof/>
          </w:rPr>
          <w:delText>Table 2 - Controlled Variables</w:delText>
        </w:r>
        <w:r w:rsidR="00AA626F">
          <w:rPr>
            <w:noProof/>
            <w:webHidden/>
          </w:rPr>
          <w:tab/>
        </w:r>
        <w:r w:rsidR="00AA626F">
          <w:rPr>
            <w:noProof/>
            <w:webHidden/>
          </w:rPr>
          <w:fldChar w:fldCharType="begin"/>
        </w:r>
        <w:r w:rsidR="00AA626F">
          <w:rPr>
            <w:noProof/>
            <w:webHidden/>
          </w:rPr>
          <w:delInstrText xml:space="preserve"> PAGEREF _Toc497314540 \h </w:delInstrText>
        </w:r>
        <w:r w:rsidR="00AA626F">
          <w:rPr>
            <w:noProof/>
            <w:webHidden/>
          </w:rPr>
        </w:r>
        <w:r w:rsidR="00AA626F">
          <w:rPr>
            <w:noProof/>
            <w:webHidden/>
          </w:rPr>
          <w:fldChar w:fldCharType="separate"/>
        </w:r>
        <w:r w:rsidR="00AA626F">
          <w:rPr>
            <w:noProof/>
            <w:webHidden/>
          </w:rPr>
          <w:delText>11</w:delText>
        </w:r>
        <w:r w:rsidR="00AA626F">
          <w:rPr>
            <w:noProof/>
            <w:webHidden/>
          </w:rPr>
          <w:fldChar w:fldCharType="end"/>
        </w:r>
        <w:r>
          <w:rPr>
            <w:noProof/>
          </w:rPr>
          <w:fldChar w:fldCharType="end"/>
        </w:r>
      </w:del>
    </w:p>
    <w:p w14:paraId="39861865" w14:textId="77777777" w:rsidR="00A4030A" w:rsidRDefault="007568C6">
      <w:pPr>
        <w:pStyle w:val="TableofFigures"/>
        <w:tabs>
          <w:tab w:val="right" w:pos="9350"/>
        </w:tabs>
        <w:rPr>
          <w:ins w:id="236" w:author="Tyler" w:date="2017-11-06T12:57:00Z"/>
          <w:noProof/>
        </w:rPr>
      </w:pPr>
      <w:ins w:id="237" w:author="Tyler" w:date="2017-11-06T12:57:00Z">
        <w:r>
          <w:fldChar w:fldCharType="begin"/>
        </w:r>
        <w:r>
          <w:instrText xml:space="preserve"> HYPERLINK \l "_Toc497734677" </w:instrText>
        </w:r>
        <w:r>
          <w:fldChar w:fldCharType="separate"/>
        </w:r>
        <w:r w:rsidR="00A4030A" w:rsidRPr="00D16118">
          <w:rPr>
            <w:rStyle w:val="Hyperlink"/>
            <w:noProof/>
          </w:rPr>
          <w:t>Table 1 - System Term Definitions</w:t>
        </w:r>
        <w:r w:rsidR="00A4030A">
          <w:rPr>
            <w:noProof/>
            <w:webHidden/>
          </w:rPr>
          <w:tab/>
        </w:r>
        <w:r w:rsidR="00A4030A">
          <w:rPr>
            <w:noProof/>
            <w:webHidden/>
          </w:rPr>
          <w:fldChar w:fldCharType="begin"/>
        </w:r>
        <w:r w:rsidR="00A4030A">
          <w:rPr>
            <w:noProof/>
            <w:webHidden/>
          </w:rPr>
          <w:instrText xml:space="preserve"> PAGEREF _Toc497734677 \h </w:instrText>
        </w:r>
        <w:r w:rsidR="00A4030A">
          <w:rPr>
            <w:noProof/>
            <w:webHidden/>
          </w:rPr>
        </w:r>
        <w:r w:rsidR="00A4030A">
          <w:rPr>
            <w:noProof/>
            <w:webHidden/>
          </w:rPr>
          <w:fldChar w:fldCharType="separate"/>
        </w:r>
        <w:r w:rsidR="00A4030A">
          <w:rPr>
            <w:noProof/>
            <w:webHidden/>
          </w:rPr>
          <w:t>7</w:t>
        </w:r>
        <w:r w:rsidR="00A4030A">
          <w:rPr>
            <w:noProof/>
            <w:webHidden/>
          </w:rPr>
          <w:fldChar w:fldCharType="end"/>
        </w:r>
        <w:r>
          <w:rPr>
            <w:noProof/>
          </w:rPr>
          <w:fldChar w:fldCharType="end"/>
        </w:r>
      </w:ins>
    </w:p>
    <w:p w14:paraId="68629C1A" w14:textId="77777777" w:rsidR="00A4030A" w:rsidRDefault="007568C6">
      <w:pPr>
        <w:pStyle w:val="TableofFigures"/>
        <w:tabs>
          <w:tab w:val="right" w:pos="9350"/>
        </w:tabs>
        <w:rPr>
          <w:ins w:id="238" w:author="Tyler" w:date="2017-11-06T12:57:00Z"/>
          <w:noProof/>
        </w:rPr>
      </w:pPr>
      <w:ins w:id="239" w:author="Tyler" w:date="2017-11-06T12:57:00Z">
        <w:r>
          <w:fldChar w:fldCharType="begin"/>
        </w:r>
        <w:r>
          <w:instrText xml:space="preserve"> HYPERLINK \l "_Toc497734678" </w:instrText>
        </w:r>
        <w:r>
          <w:fldChar w:fldCharType="separate"/>
        </w:r>
        <w:r w:rsidR="00A4030A" w:rsidRPr="00D16118">
          <w:rPr>
            <w:rStyle w:val="Hyperlink"/>
            <w:noProof/>
          </w:rPr>
          <w:t>Table 2 - Monitored Variables</w:t>
        </w:r>
        <w:r w:rsidR="00A4030A">
          <w:rPr>
            <w:noProof/>
            <w:webHidden/>
          </w:rPr>
          <w:tab/>
        </w:r>
        <w:r w:rsidR="00A4030A">
          <w:rPr>
            <w:noProof/>
            <w:webHidden/>
          </w:rPr>
          <w:fldChar w:fldCharType="begin"/>
        </w:r>
        <w:r w:rsidR="00A4030A">
          <w:rPr>
            <w:noProof/>
            <w:webHidden/>
          </w:rPr>
          <w:instrText xml:space="preserve"> PAGEREF _Toc497734678 \h </w:instrText>
        </w:r>
        <w:r w:rsidR="00A4030A">
          <w:rPr>
            <w:noProof/>
            <w:webHidden/>
          </w:rPr>
        </w:r>
        <w:r w:rsidR="00A4030A">
          <w:rPr>
            <w:noProof/>
            <w:webHidden/>
          </w:rPr>
          <w:fldChar w:fldCharType="separate"/>
        </w:r>
        <w:r w:rsidR="00A4030A">
          <w:rPr>
            <w:noProof/>
            <w:webHidden/>
          </w:rPr>
          <w:t>13</w:t>
        </w:r>
        <w:r w:rsidR="00A4030A">
          <w:rPr>
            <w:noProof/>
            <w:webHidden/>
          </w:rPr>
          <w:fldChar w:fldCharType="end"/>
        </w:r>
        <w:r>
          <w:rPr>
            <w:noProof/>
          </w:rPr>
          <w:fldChar w:fldCharType="end"/>
        </w:r>
      </w:ins>
    </w:p>
    <w:p w14:paraId="2A0B813D" w14:textId="77777777" w:rsidR="00A4030A" w:rsidRDefault="007568C6">
      <w:pPr>
        <w:pStyle w:val="TableofFigures"/>
        <w:tabs>
          <w:tab w:val="right" w:pos="9350"/>
        </w:tabs>
        <w:rPr>
          <w:ins w:id="240" w:author="Tyler" w:date="2017-11-06T12:57:00Z"/>
          <w:noProof/>
        </w:rPr>
      </w:pPr>
      <w:ins w:id="241" w:author="Tyler" w:date="2017-11-06T12:57:00Z">
        <w:r>
          <w:fldChar w:fldCharType="begin"/>
        </w:r>
        <w:r>
          <w:instrText xml:space="preserve"> HYPERLINK \l "_Toc497734679" </w:instrText>
        </w:r>
        <w:r>
          <w:fldChar w:fldCharType="separate"/>
        </w:r>
        <w:r w:rsidR="00A4030A" w:rsidRPr="00D16118">
          <w:rPr>
            <w:rStyle w:val="Hyperlink"/>
            <w:noProof/>
          </w:rPr>
          <w:t>Table 3 - Controlled Variables</w:t>
        </w:r>
        <w:r w:rsidR="00A4030A">
          <w:rPr>
            <w:noProof/>
            <w:webHidden/>
          </w:rPr>
          <w:tab/>
        </w:r>
        <w:r w:rsidR="00A4030A">
          <w:rPr>
            <w:noProof/>
            <w:webHidden/>
          </w:rPr>
          <w:fldChar w:fldCharType="begin"/>
        </w:r>
        <w:r w:rsidR="00A4030A">
          <w:rPr>
            <w:noProof/>
            <w:webHidden/>
          </w:rPr>
          <w:instrText xml:space="preserve"> PAGEREF _Toc497734679 \h </w:instrText>
        </w:r>
        <w:r w:rsidR="00A4030A">
          <w:rPr>
            <w:noProof/>
            <w:webHidden/>
          </w:rPr>
        </w:r>
        <w:r w:rsidR="00A4030A">
          <w:rPr>
            <w:noProof/>
            <w:webHidden/>
          </w:rPr>
          <w:fldChar w:fldCharType="separate"/>
        </w:r>
        <w:r w:rsidR="00A4030A">
          <w:rPr>
            <w:noProof/>
            <w:webHidden/>
          </w:rPr>
          <w:t>15</w:t>
        </w:r>
        <w:r w:rsidR="00A4030A">
          <w:rPr>
            <w:noProof/>
            <w:webHidden/>
          </w:rPr>
          <w:fldChar w:fldCharType="end"/>
        </w:r>
        <w:r>
          <w:rPr>
            <w:noProof/>
          </w:rPr>
          <w:fldChar w:fldCharType="end"/>
        </w:r>
      </w:ins>
    </w:p>
    <w:p w14:paraId="1669DB4D" w14:textId="77777777" w:rsidR="00A4030A" w:rsidRDefault="007568C6">
      <w:pPr>
        <w:pStyle w:val="TableofFigures"/>
        <w:tabs>
          <w:tab w:val="right" w:pos="9350"/>
        </w:tabs>
        <w:rPr>
          <w:ins w:id="242" w:author="Tyler" w:date="2017-11-06T12:57:00Z"/>
          <w:noProof/>
        </w:rPr>
      </w:pPr>
      <w:ins w:id="243" w:author="Tyler" w:date="2017-11-06T12:57:00Z">
        <w:r>
          <w:fldChar w:fldCharType="begin"/>
        </w:r>
        <w:r>
          <w:instrText xml:space="preserve"> HYPERLINK \l "_Toc497734680" </w:instrText>
        </w:r>
        <w:r>
          <w:fldChar w:fldCharType="separate"/>
        </w:r>
        <w:r w:rsidR="00A4030A" w:rsidRPr="00D16118">
          <w:rPr>
            <w:rStyle w:val="Hyperlink"/>
            <w:noProof/>
          </w:rPr>
          <w:t>Table 4 - Requirements Subject to Change</w:t>
        </w:r>
        <w:r w:rsidR="00A4030A">
          <w:rPr>
            <w:noProof/>
            <w:webHidden/>
          </w:rPr>
          <w:tab/>
        </w:r>
        <w:r w:rsidR="00A4030A">
          <w:rPr>
            <w:noProof/>
            <w:webHidden/>
          </w:rPr>
          <w:fldChar w:fldCharType="begin"/>
        </w:r>
        <w:r w:rsidR="00A4030A">
          <w:rPr>
            <w:noProof/>
            <w:webHidden/>
          </w:rPr>
          <w:instrText xml:space="preserve"> PAGEREF _Toc497734680 \h </w:instrText>
        </w:r>
        <w:r w:rsidR="00A4030A">
          <w:rPr>
            <w:noProof/>
            <w:webHidden/>
          </w:rPr>
        </w:r>
        <w:r w:rsidR="00A4030A">
          <w:rPr>
            <w:noProof/>
            <w:webHidden/>
          </w:rPr>
          <w:fldChar w:fldCharType="separate"/>
        </w:r>
        <w:r w:rsidR="00A4030A">
          <w:rPr>
            <w:noProof/>
            <w:webHidden/>
          </w:rPr>
          <w:t>24</w:t>
        </w:r>
        <w:r w:rsidR="00A4030A">
          <w:rPr>
            <w:noProof/>
            <w:webHidden/>
          </w:rPr>
          <w:fldChar w:fldCharType="end"/>
        </w:r>
        <w:r>
          <w:rPr>
            <w:noProof/>
          </w:rPr>
          <w:fldChar w:fldCharType="end"/>
        </w:r>
      </w:ins>
    </w:p>
    <w:p w14:paraId="760EE027" w14:textId="77777777" w:rsidR="00A4030A" w:rsidRPr="00A4030A" w:rsidRDefault="00A4030A" w:rsidP="00A4030A">
      <w:r>
        <w:fldChar w:fldCharType="end"/>
      </w:r>
    </w:p>
    <w:p w14:paraId="33BA2770" w14:textId="77777777" w:rsidR="00A4030A" w:rsidRPr="00A4030A" w:rsidRDefault="00A74F1D" w:rsidP="00A4030A">
      <w:pPr>
        <w:pStyle w:val="Heading1"/>
      </w:pPr>
      <w:bookmarkStart w:id="244" w:name="_Toc497734527"/>
      <w:bookmarkStart w:id="245" w:name="_Toc497314615"/>
      <w:r>
        <w:t>Table of Figures</w:t>
      </w:r>
      <w:bookmarkEnd w:id="244"/>
      <w:bookmarkEnd w:id="245"/>
    </w:p>
    <w:customXmlInsRangeStart w:id="246" w:author="Tyler" w:date="2017-11-06T12:57:00Z"/>
    <w:sdt>
      <w:sdtPr>
        <w:id w:val="1234041700"/>
        <w:docPartObj>
          <w:docPartGallery w:val="Table of Contents"/>
          <w:docPartUnique/>
        </w:docPartObj>
      </w:sdtPr>
      <w:sdtEndPr/>
      <w:sdtContent>
        <w:customXmlInsRangeEnd w:id="246"/>
        <w:p w14:paraId="7BD27AAA" w14:textId="77777777" w:rsidR="00AA626F" w:rsidRDefault="00A4030A">
          <w:pPr>
            <w:pStyle w:val="TableofFigures"/>
            <w:tabs>
              <w:tab w:val="right" w:leader="dot" w:pos="9350"/>
            </w:tabs>
            <w:rPr>
              <w:del w:id="247" w:author="Tyler" w:date="2017-11-06T12:57:00Z"/>
              <w:rFonts w:asciiTheme="minorHAnsi" w:eastAsiaTheme="minorEastAsia" w:hAnsiTheme="minorHAnsi" w:cstheme="minorBidi"/>
              <w:noProof/>
              <w:color w:val="auto"/>
            </w:rPr>
          </w:pPr>
          <w:r>
            <w:fldChar w:fldCharType="begin"/>
          </w:r>
          <w:r>
            <w:instrText xml:space="preserve"> TOC \h \z \c "Figure" </w:instrText>
          </w:r>
          <w:r>
            <w:fldChar w:fldCharType="separate"/>
          </w:r>
          <w:del w:id="248" w:author="Tyler" w:date="2017-11-06T12:57:00Z">
            <w:r w:rsidR="007568C6">
              <w:fldChar w:fldCharType="begin"/>
            </w:r>
            <w:r w:rsidR="007568C6">
              <w:delInstrText xml:space="preserve"> HYPERLINK \l "_Toc497314544" </w:delInstrText>
            </w:r>
            <w:r w:rsidR="007568C6">
              <w:fldChar w:fldCharType="separate"/>
            </w:r>
            <w:r w:rsidR="00AA626F" w:rsidRPr="00886631">
              <w:rPr>
                <w:rStyle w:val="Hyperlink"/>
                <w:noProof/>
              </w:rPr>
              <w:delText>Figure 1 - Hospital Patient Room</w:delText>
            </w:r>
            <w:r w:rsidR="00AA626F">
              <w:rPr>
                <w:noProof/>
                <w:webHidden/>
              </w:rPr>
              <w:tab/>
            </w:r>
            <w:r w:rsidR="00AA626F">
              <w:rPr>
                <w:noProof/>
                <w:webHidden/>
              </w:rPr>
              <w:fldChar w:fldCharType="begin"/>
            </w:r>
            <w:r w:rsidR="00AA626F">
              <w:rPr>
                <w:noProof/>
                <w:webHidden/>
              </w:rPr>
              <w:delInstrText xml:space="preserve"> PAGEREF _Toc497314544 \h </w:delInstrText>
            </w:r>
            <w:r w:rsidR="00AA626F">
              <w:rPr>
                <w:noProof/>
                <w:webHidden/>
              </w:rPr>
            </w:r>
            <w:r w:rsidR="00AA626F">
              <w:rPr>
                <w:noProof/>
                <w:webHidden/>
              </w:rPr>
              <w:fldChar w:fldCharType="separate"/>
            </w:r>
            <w:r w:rsidR="00AA626F">
              <w:rPr>
                <w:noProof/>
                <w:webHidden/>
              </w:rPr>
              <w:delText>8</w:delText>
            </w:r>
            <w:r w:rsidR="00AA626F">
              <w:rPr>
                <w:noProof/>
                <w:webHidden/>
              </w:rPr>
              <w:fldChar w:fldCharType="end"/>
            </w:r>
            <w:r w:rsidR="007568C6">
              <w:rPr>
                <w:noProof/>
              </w:rPr>
              <w:fldChar w:fldCharType="end"/>
            </w:r>
          </w:del>
        </w:p>
        <w:p w14:paraId="54B8CC8F" w14:textId="77777777" w:rsidR="00AA626F" w:rsidRDefault="007568C6">
          <w:pPr>
            <w:pStyle w:val="TableofFigures"/>
            <w:tabs>
              <w:tab w:val="right" w:leader="dot" w:pos="9350"/>
            </w:tabs>
            <w:rPr>
              <w:del w:id="249" w:author="Tyler" w:date="2017-11-06T12:57:00Z"/>
              <w:rFonts w:asciiTheme="minorHAnsi" w:eastAsiaTheme="minorEastAsia" w:hAnsiTheme="minorHAnsi" w:cstheme="minorBidi"/>
              <w:noProof/>
              <w:color w:val="auto"/>
            </w:rPr>
          </w:pPr>
          <w:del w:id="250" w:author="Tyler" w:date="2017-11-06T12:57:00Z">
            <w:r>
              <w:fldChar w:fldCharType="begin"/>
            </w:r>
            <w:r>
              <w:delInstrText xml:space="preserve"> HYPERLINK \l "_Toc497314545" </w:delInstrText>
            </w:r>
            <w:r>
              <w:fldChar w:fldCharType="separate"/>
            </w:r>
            <w:r w:rsidR="00AA626F" w:rsidRPr="00886631">
              <w:rPr>
                <w:rStyle w:val="Hyperlink"/>
                <w:noProof/>
              </w:rPr>
              <w:delText>Figure 2 - Google Maps Image of a Hospital and Surrounding Area</w:delText>
            </w:r>
            <w:r w:rsidR="00AA626F">
              <w:rPr>
                <w:noProof/>
                <w:webHidden/>
              </w:rPr>
              <w:tab/>
            </w:r>
            <w:r w:rsidR="00AA626F">
              <w:rPr>
                <w:noProof/>
                <w:webHidden/>
              </w:rPr>
              <w:fldChar w:fldCharType="begin"/>
            </w:r>
            <w:r w:rsidR="00AA626F">
              <w:rPr>
                <w:noProof/>
                <w:webHidden/>
              </w:rPr>
              <w:delInstrText xml:space="preserve"> PAGEREF _Toc497314545 \h </w:delInstrText>
            </w:r>
            <w:r w:rsidR="00AA626F">
              <w:rPr>
                <w:noProof/>
                <w:webHidden/>
              </w:rPr>
            </w:r>
            <w:r w:rsidR="00AA626F">
              <w:rPr>
                <w:noProof/>
                <w:webHidden/>
              </w:rPr>
              <w:fldChar w:fldCharType="separate"/>
            </w:r>
            <w:r w:rsidR="00AA626F">
              <w:rPr>
                <w:noProof/>
                <w:webHidden/>
              </w:rPr>
              <w:delText>8</w:delText>
            </w:r>
            <w:r w:rsidR="00AA626F">
              <w:rPr>
                <w:noProof/>
                <w:webHidden/>
              </w:rPr>
              <w:fldChar w:fldCharType="end"/>
            </w:r>
            <w:r>
              <w:rPr>
                <w:noProof/>
              </w:rPr>
              <w:fldChar w:fldCharType="end"/>
            </w:r>
          </w:del>
        </w:p>
        <w:p w14:paraId="508C6D14" w14:textId="77777777" w:rsidR="00AA626F" w:rsidRDefault="007568C6">
          <w:pPr>
            <w:pStyle w:val="TableofFigures"/>
            <w:tabs>
              <w:tab w:val="right" w:leader="dot" w:pos="9350"/>
            </w:tabs>
            <w:rPr>
              <w:del w:id="251" w:author="Tyler" w:date="2017-11-06T12:57:00Z"/>
              <w:rFonts w:asciiTheme="minorHAnsi" w:eastAsiaTheme="minorEastAsia" w:hAnsiTheme="minorHAnsi" w:cstheme="minorBidi"/>
              <w:noProof/>
              <w:color w:val="auto"/>
            </w:rPr>
          </w:pPr>
          <w:del w:id="252" w:author="Tyler" w:date="2017-11-06T12:57:00Z">
            <w:r>
              <w:fldChar w:fldCharType="begin"/>
            </w:r>
            <w:r>
              <w:delInstrText xml:space="preserve"> HYPERLINK \l "_Toc497314546" </w:delInstrText>
            </w:r>
            <w:r>
              <w:fldChar w:fldCharType="separate"/>
            </w:r>
            <w:r w:rsidR="00AA626F" w:rsidRPr="00886631">
              <w:rPr>
                <w:rStyle w:val="Hyperlink"/>
                <w:noProof/>
              </w:rPr>
              <w:delText>Figure 3 - Functional Decomposition Diagram</w:delText>
            </w:r>
            <w:r w:rsidR="00AA626F">
              <w:rPr>
                <w:noProof/>
                <w:webHidden/>
              </w:rPr>
              <w:tab/>
            </w:r>
            <w:r w:rsidR="00AA626F">
              <w:rPr>
                <w:noProof/>
                <w:webHidden/>
              </w:rPr>
              <w:fldChar w:fldCharType="begin"/>
            </w:r>
            <w:r w:rsidR="00AA626F">
              <w:rPr>
                <w:noProof/>
                <w:webHidden/>
              </w:rPr>
              <w:delInstrText xml:space="preserve"> PAGEREF _Toc497314546 \h </w:delInstrText>
            </w:r>
            <w:r w:rsidR="00AA626F">
              <w:rPr>
                <w:noProof/>
                <w:webHidden/>
              </w:rPr>
            </w:r>
            <w:r w:rsidR="00AA626F">
              <w:rPr>
                <w:noProof/>
                <w:webHidden/>
              </w:rPr>
              <w:fldChar w:fldCharType="separate"/>
            </w:r>
            <w:r w:rsidR="00AA626F">
              <w:rPr>
                <w:noProof/>
                <w:webHidden/>
              </w:rPr>
              <w:delText>9</w:delText>
            </w:r>
            <w:r w:rsidR="00AA626F">
              <w:rPr>
                <w:noProof/>
                <w:webHidden/>
              </w:rPr>
              <w:fldChar w:fldCharType="end"/>
            </w:r>
            <w:r>
              <w:rPr>
                <w:noProof/>
              </w:rPr>
              <w:fldChar w:fldCharType="end"/>
            </w:r>
          </w:del>
        </w:p>
        <w:p w14:paraId="36417E05" w14:textId="77777777" w:rsidR="00AA626F" w:rsidRDefault="007568C6">
          <w:pPr>
            <w:pStyle w:val="TableofFigures"/>
            <w:tabs>
              <w:tab w:val="right" w:leader="dot" w:pos="9350"/>
            </w:tabs>
            <w:rPr>
              <w:del w:id="253" w:author="Tyler" w:date="2017-11-06T12:57:00Z"/>
              <w:rFonts w:asciiTheme="minorHAnsi" w:eastAsiaTheme="minorEastAsia" w:hAnsiTheme="minorHAnsi" w:cstheme="minorBidi"/>
              <w:noProof/>
              <w:color w:val="auto"/>
            </w:rPr>
          </w:pPr>
          <w:del w:id="254" w:author="Tyler" w:date="2017-11-06T12:57:00Z">
            <w:r>
              <w:fldChar w:fldCharType="begin"/>
            </w:r>
            <w:r>
              <w:delInstrText xml:space="preserve"> HYPERLINK \l "_Toc497314547" </w:delInstrText>
            </w:r>
            <w:r>
              <w:fldChar w:fldCharType="separate"/>
            </w:r>
            <w:r w:rsidR="00AA626F" w:rsidRPr="00886631">
              <w:rPr>
                <w:rStyle w:val="Hyperlink"/>
                <w:noProof/>
              </w:rPr>
              <w:delText>Figure 4 - Autonomous Mode Diagram</w:delText>
            </w:r>
            <w:r w:rsidR="00AA626F">
              <w:rPr>
                <w:noProof/>
                <w:webHidden/>
              </w:rPr>
              <w:tab/>
            </w:r>
            <w:r w:rsidR="00AA626F">
              <w:rPr>
                <w:noProof/>
                <w:webHidden/>
              </w:rPr>
              <w:fldChar w:fldCharType="begin"/>
            </w:r>
            <w:r w:rsidR="00AA626F">
              <w:rPr>
                <w:noProof/>
                <w:webHidden/>
              </w:rPr>
              <w:delInstrText xml:space="preserve"> PAGEREF _Toc497314547 \h </w:delInstrText>
            </w:r>
            <w:r w:rsidR="00AA626F">
              <w:rPr>
                <w:noProof/>
                <w:webHidden/>
              </w:rPr>
            </w:r>
            <w:r w:rsidR="00AA626F">
              <w:rPr>
                <w:noProof/>
                <w:webHidden/>
              </w:rPr>
              <w:fldChar w:fldCharType="separate"/>
            </w:r>
            <w:r w:rsidR="00AA626F">
              <w:rPr>
                <w:noProof/>
                <w:webHidden/>
              </w:rPr>
              <w:delText>12</w:delText>
            </w:r>
            <w:r w:rsidR="00AA626F">
              <w:rPr>
                <w:noProof/>
                <w:webHidden/>
              </w:rPr>
              <w:fldChar w:fldCharType="end"/>
            </w:r>
            <w:r>
              <w:rPr>
                <w:noProof/>
              </w:rPr>
              <w:fldChar w:fldCharType="end"/>
            </w:r>
          </w:del>
        </w:p>
        <w:p w14:paraId="098C52EC" w14:textId="77777777" w:rsidR="00AA626F" w:rsidRDefault="007568C6">
          <w:pPr>
            <w:pStyle w:val="TableofFigures"/>
            <w:tabs>
              <w:tab w:val="right" w:leader="dot" w:pos="9350"/>
            </w:tabs>
            <w:rPr>
              <w:del w:id="255" w:author="Tyler" w:date="2017-11-06T12:57:00Z"/>
              <w:rFonts w:asciiTheme="minorHAnsi" w:eastAsiaTheme="minorEastAsia" w:hAnsiTheme="minorHAnsi" w:cstheme="minorBidi"/>
              <w:noProof/>
              <w:color w:val="auto"/>
            </w:rPr>
          </w:pPr>
          <w:del w:id="256" w:author="Tyler" w:date="2017-11-06T12:57:00Z">
            <w:r>
              <w:fldChar w:fldCharType="begin"/>
            </w:r>
            <w:r>
              <w:delInstrText xml:space="preserve"> HYPERLINK \l "_Toc497314548" </w:delInstrText>
            </w:r>
            <w:r>
              <w:fldChar w:fldCharType="separate"/>
            </w:r>
            <w:r w:rsidR="00AA626F" w:rsidRPr="00886631">
              <w:rPr>
                <w:rStyle w:val="Hyperlink"/>
                <w:noProof/>
              </w:rPr>
              <w:delText>Figure 5 - Manual Mode Diagram</w:delText>
            </w:r>
            <w:r w:rsidR="00AA626F">
              <w:rPr>
                <w:noProof/>
                <w:webHidden/>
              </w:rPr>
              <w:tab/>
            </w:r>
            <w:r w:rsidR="00AA626F">
              <w:rPr>
                <w:noProof/>
                <w:webHidden/>
              </w:rPr>
              <w:fldChar w:fldCharType="begin"/>
            </w:r>
            <w:r w:rsidR="00AA626F">
              <w:rPr>
                <w:noProof/>
                <w:webHidden/>
              </w:rPr>
              <w:delInstrText xml:space="preserve"> PAGEREF _Toc497314548 \h </w:delInstrText>
            </w:r>
            <w:r w:rsidR="00AA626F">
              <w:rPr>
                <w:noProof/>
                <w:webHidden/>
              </w:rPr>
            </w:r>
            <w:r w:rsidR="00AA626F">
              <w:rPr>
                <w:noProof/>
                <w:webHidden/>
              </w:rPr>
              <w:fldChar w:fldCharType="separate"/>
            </w:r>
            <w:r w:rsidR="00AA626F">
              <w:rPr>
                <w:noProof/>
                <w:webHidden/>
              </w:rPr>
              <w:delText>13</w:delText>
            </w:r>
            <w:r w:rsidR="00AA626F">
              <w:rPr>
                <w:noProof/>
                <w:webHidden/>
              </w:rPr>
              <w:fldChar w:fldCharType="end"/>
            </w:r>
            <w:r>
              <w:rPr>
                <w:noProof/>
              </w:rPr>
              <w:fldChar w:fldCharType="end"/>
            </w:r>
          </w:del>
        </w:p>
        <w:p w14:paraId="6755D7B0" w14:textId="77777777" w:rsidR="00AA626F" w:rsidRDefault="007568C6">
          <w:pPr>
            <w:pStyle w:val="TableofFigures"/>
            <w:tabs>
              <w:tab w:val="right" w:leader="dot" w:pos="9350"/>
            </w:tabs>
            <w:rPr>
              <w:del w:id="257" w:author="Tyler" w:date="2017-11-06T12:57:00Z"/>
              <w:rFonts w:asciiTheme="minorHAnsi" w:eastAsiaTheme="minorEastAsia" w:hAnsiTheme="minorHAnsi" w:cstheme="minorBidi"/>
              <w:noProof/>
              <w:color w:val="auto"/>
            </w:rPr>
          </w:pPr>
          <w:del w:id="258" w:author="Tyler" w:date="2017-11-06T12:57:00Z">
            <w:r>
              <w:fldChar w:fldCharType="begin"/>
            </w:r>
            <w:r>
              <w:delInstrText xml:space="preserve"> HYPERLINK \l "_Toc497314549" </w:delInstrText>
            </w:r>
            <w:r>
              <w:fldChar w:fldCharType="separate"/>
            </w:r>
            <w:r w:rsidR="00AA626F" w:rsidRPr="00886631">
              <w:rPr>
                <w:rStyle w:val="Hyperlink"/>
                <w:noProof/>
              </w:rPr>
              <w:delText>Figure 6 - Phone App Diagram</w:delText>
            </w:r>
            <w:r w:rsidR="00AA626F">
              <w:rPr>
                <w:noProof/>
                <w:webHidden/>
              </w:rPr>
              <w:tab/>
            </w:r>
            <w:r w:rsidR="00AA626F">
              <w:rPr>
                <w:noProof/>
                <w:webHidden/>
              </w:rPr>
              <w:fldChar w:fldCharType="begin"/>
            </w:r>
            <w:r w:rsidR="00AA626F">
              <w:rPr>
                <w:noProof/>
                <w:webHidden/>
              </w:rPr>
              <w:delInstrText xml:space="preserve"> PAGEREF _Toc497314549 \h </w:delInstrText>
            </w:r>
            <w:r w:rsidR="00AA626F">
              <w:rPr>
                <w:noProof/>
                <w:webHidden/>
              </w:rPr>
            </w:r>
            <w:r w:rsidR="00AA626F">
              <w:rPr>
                <w:noProof/>
                <w:webHidden/>
              </w:rPr>
              <w:fldChar w:fldCharType="separate"/>
            </w:r>
            <w:r w:rsidR="00AA626F">
              <w:rPr>
                <w:noProof/>
                <w:webHidden/>
              </w:rPr>
              <w:delText>13</w:delText>
            </w:r>
            <w:r w:rsidR="00AA626F">
              <w:rPr>
                <w:noProof/>
                <w:webHidden/>
              </w:rPr>
              <w:fldChar w:fldCharType="end"/>
            </w:r>
            <w:r>
              <w:rPr>
                <w:noProof/>
              </w:rPr>
              <w:fldChar w:fldCharType="end"/>
            </w:r>
          </w:del>
        </w:p>
        <w:p w14:paraId="63405E5E" w14:textId="77777777" w:rsidR="00AA626F" w:rsidRDefault="007568C6">
          <w:pPr>
            <w:pStyle w:val="TableofFigures"/>
            <w:tabs>
              <w:tab w:val="right" w:leader="dot" w:pos="9350"/>
            </w:tabs>
            <w:rPr>
              <w:del w:id="259" w:author="Tyler" w:date="2017-11-06T12:57:00Z"/>
              <w:rFonts w:asciiTheme="minorHAnsi" w:eastAsiaTheme="minorEastAsia" w:hAnsiTheme="minorHAnsi" w:cstheme="minorBidi"/>
              <w:noProof/>
              <w:color w:val="auto"/>
            </w:rPr>
          </w:pPr>
          <w:del w:id="260" w:author="Tyler" w:date="2017-11-06T12:57:00Z">
            <w:r>
              <w:fldChar w:fldCharType="begin"/>
            </w:r>
            <w:r>
              <w:delInstrText xml:space="preserve"> HYPERLINK \l "_Toc497314550" </w:delInstrText>
            </w:r>
            <w:r>
              <w:fldChar w:fldCharType="separate"/>
            </w:r>
            <w:r w:rsidR="00AA626F" w:rsidRPr="00886631">
              <w:rPr>
                <w:rStyle w:val="Hyperlink"/>
                <w:noProof/>
              </w:rPr>
              <w:delText>Figure 7 - Docking Station Diagram</w:delText>
            </w:r>
            <w:r w:rsidR="00AA626F">
              <w:rPr>
                <w:noProof/>
                <w:webHidden/>
              </w:rPr>
              <w:tab/>
            </w:r>
            <w:r w:rsidR="00AA626F">
              <w:rPr>
                <w:noProof/>
                <w:webHidden/>
              </w:rPr>
              <w:fldChar w:fldCharType="begin"/>
            </w:r>
            <w:r w:rsidR="00AA626F">
              <w:rPr>
                <w:noProof/>
                <w:webHidden/>
              </w:rPr>
              <w:delInstrText xml:space="preserve"> PAGEREF _Toc497314550 \h </w:delInstrText>
            </w:r>
            <w:r w:rsidR="00AA626F">
              <w:rPr>
                <w:noProof/>
                <w:webHidden/>
              </w:rPr>
            </w:r>
            <w:r w:rsidR="00AA626F">
              <w:rPr>
                <w:noProof/>
                <w:webHidden/>
              </w:rPr>
              <w:fldChar w:fldCharType="separate"/>
            </w:r>
            <w:r w:rsidR="00AA626F">
              <w:rPr>
                <w:noProof/>
                <w:webHidden/>
              </w:rPr>
              <w:delText>14</w:delText>
            </w:r>
            <w:r w:rsidR="00AA626F">
              <w:rPr>
                <w:noProof/>
                <w:webHidden/>
              </w:rPr>
              <w:fldChar w:fldCharType="end"/>
            </w:r>
            <w:r>
              <w:rPr>
                <w:noProof/>
              </w:rPr>
              <w:fldChar w:fldCharType="end"/>
            </w:r>
          </w:del>
        </w:p>
        <w:p w14:paraId="0787C37D" w14:textId="77777777" w:rsidR="00A4030A" w:rsidRDefault="007568C6">
          <w:pPr>
            <w:pStyle w:val="TableofFigures"/>
            <w:tabs>
              <w:tab w:val="right" w:pos="9350"/>
            </w:tabs>
            <w:rPr>
              <w:ins w:id="261" w:author="Tyler" w:date="2017-11-06T12:57:00Z"/>
              <w:rFonts w:asciiTheme="minorHAnsi" w:eastAsiaTheme="minorEastAsia" w:hAnsiTheme="minorHAnsi" w:cstheme="minorBidi"/>
              <w:noProof/>
              <w:color w:val="auto"/>
            </w:rPr>
          </w:pPr>
          <w:ins w:id="262" w:author="Tyler" w:date="2017-11-06T12:57:00Z">
            <w:r>
              <w:fldChar w:fldCharType="begin"/>
            </w:r>
            <w:r>
              <w:instrText xml:space="preserve"> HYPERLINK \l "_Toc497734700" </w:instrText>
            </w:r>
            <w:r>
              <w:fldChar w:fldCharType="separate"/>
            </w:r>
            <w:r w:rsidR="00A4030A" w:rsidRPr="001E34E6">
              <w:rPr>
                <w:rStyle w:val="Hyperlink"/>
                <w:noProof/>
              </w:rPr>
              <w:t>Figure 1 - SmartWalker Axes and Orientation</w:t>
            </w:r>
            <w:r w:rsidR="00A4030A">
              <w:rPr>
                <w:noProof/>
                <w:webHidden/>
              </w:rPr>
              <w:tab/>
            </w:r>
            <w:r w:rsidR="00A4030A">
              <w:rPr>
                <w:noProof/>
                <w:webHidden/>
              </w:rPr>
              <w:fldChar w:fldCharType="begin"/>
            </w:r>
            <w:r w:rsidR="00A4030A">
              <w:rPr>
                <w:noProof/>
                <w:webHidden/>
              </w:rPr>
              <w:instrText xml:space="preserve"> PAGEREF _Toc497734700 \h </w:instrText>
            </w:r>
            <w:r w:rsidR="00A4030A">
              <w:rPr>
                <w:noProof/>
                <w:webHidden/>
              </w:rPr>
            </w:r>
            <w:r w:rsidR="00A4030A">
              <w:rPr>
                <w:noProof/>
                <w:webHidden/>
              </w:rPr>
              <w:fldChar w:fldCharType="separate"/>
            </w:r>
            <w:r w:rsidR="00A4030A">
              <w:rPr>
                <w:noProof/>
                <w:webHidden/>
              </w:rPr>
              <w:t>8</w:t>
            </w:r>
            <w:r w:rsidR="00A4030A">
              <w:rPr>
                <w:noProof/>
                <w:webHidden/>
              </w:rPr>
              <w:fldChar w:fldCharType="end"/>
            </w:r>
            <w:r>
              <w:rPr>
                <w:noProof/>
              </w:rPr>
              <w:fldChar w:fldCharType="end"/>
            </w:r>
          </w:ins>
        </w:p>
        <w:p w14:paraId="7E63570A" w14:textId="77777777" w:rsidR="00A4030A" w:rsidRDefault="007568C6">
          <w:pPr>
            <w:pStyle w:val="TableofFigures"/>
            <w:tabs>
              <w:tab w:val="right" w:pos="9350"/>
            </w:tabs>
            <w:rPr>
              <w:ins w:id="263" w:author="Tyler" w:date="2017-11-06T12:57:00Z"/>
              <w:rFonts w:asciiTheme="minorHAnsi" w:eastAsiaTheme="minorEastAsia" w:hAnsiTheme="minorHAnsi" w:cstheme="minorBidi"/>
              <w:noProof/>
              <w:color w:val="auto"/>
            </w:rPr>
          </w:pPr>
          <w:ins w:id="264" w:author="Tyler" w:date="2017-11-06T12:57:00Z">
            <w:r>
              <w:fldChar w:fldCharType="begin"/>
            </w:r>
            <w:r>
              <w:instrText xml:space="preserve"> HYPERLINK \l "_Toc497734701" </w:instrText>
            </w:r>
            <w:r>
              <w:fldChar w:fldCharType="separate"/>
            </w:r>
            <w:r w:rsidR="00A4030A" w:rsidRPr="001E34E6">
              <w:rPr>
                <w:rStyle w:val="Hyperlink"/>
                <w:noProof/>
              </w:rPr>
              <w:t>Figure 2 - Hospital Patient Room</w:t>
            </w:r>
            <w:r w:rsidR="00A4030A">
              <w:rPr>
                <w:noProof/>
                <w:webHidden/>
              </w:rPr>
              <w:tab/>
            </w:r>
            <w:r w:rsidR="00A4030A">
              <w:rPr>
                <w:noProof/>
                <w:webHidden/>
              </w:rPr>
              <w:fldChar w:fldCharType="begin"/>
            </w:r>
            <w:r w:rsidR="00A4030A">
              <w:rPr>
                <w:noProof/>
                <w:webHidden/>
              </w:rPr>
              <w:instrText xml:space="preserve"> PAGEREF _Toc497734701 \h </w:instrText>
            </w:r>
            <w:r w:rsidR="00A4030A">
              <w:rPr>
                <w:noProof/>
                <w:webHidden/>
              </w:rPr>
            </w:r>
            <w:r w:rsidR="00A4030A">
              <w:rPr>
                <w:noProof/>
                <w:webHidden/>
              </w:rPr>
              <w:fldChar w:fldCharType="separate"/>
            </w:r>
            <w:r w:rsidR="00A4030A">
              <w:rPr>
                <w:noProof/>
                <w:webHidden/>
              </w:rPr>
              <w:t>9</w:t>
            </w:r>
            <w:r w:rsidR="00A4030A">
              <w:rPr>
                <w:noProof/>
                <w:webHidden/>
              </w:rPr>
              <w:fldChar w:fldCharType="end"/>
            </w:r>
            <w:r>
              <w:rPr>
                <w:noProof/>
              </w:rPr>
              <w:fldChar w:fldCharType="end"/>
            </w:r>
          </w:ins>
        </w:p>
        <w:p w14:paraId="440F2985" w14:textId="77777777" w:rsidR="00A4030A" w:rsidRDefault="007568C6">
          <w:pPr>
            <w:pStyle w:val="TableofFigures"/>
            <w:tabs>
              <w:tab w:val="right" w:pos="9350"/>
            </w:tabs>
            <w:rPr>
              <w:ins w:id="265" w:author="Tyler" w:date="2017-11-06T12:57:00Z"/>
              <w:rFonts w:asciiTheme="minorHAnsi" w:eastAsiaTheme="minorEastAsia" w:hAnsiTheme="minorHAnsi" w:cstheme="minorBidi"/>
              <w:noProof/>
              <w:color w:val="auto"/>
            </w:rPr>
          </w:pPr>
          <w:ins w:id="266" w:author="Tyler" w:date="2017-11-06T12:57:00Z">
            <w:r>
              <w:fldChar w:fldCharType="begin"/>
            </w:r>
            <w:r>
              <w:instrText xml:space="preserve"> HYPERLINK \l "_Toc49773470</w:instrText>
            </w:r>
            <w:r>
              <w:instrText xml:space="preserve">2" </w:instrText>
            </w:r>
            <w:r>
              <w:fldChar w:fldCharType="separate"/>
            </w:r>
            <w:r w:rsidR="00A4030A" w:rsidRPr="001E34E6">
              <w:rPr>
                <w:rStyle w:val="Hyperlink"/>
                <w:noProof/>
              </w:rPr>
              <w:t>Figure 3 - Google Maps Image of a Hospital and Surrounding Area</w:t>
            </w:r>
            <w:r w:rsidR="00A4030A">
              <w:rPr>
                <w:noProof/>
                <w:webHidden/>
              </w:rPr>
              <w:tab/>
            </w:r>
            <w:r w:rsidR="00A4030A">
              <w:rPr>
                <w:noProof/>
                <w:webHidden/>
              </w:rPr>
              <w:fldChar w:fldCharType="begin"/>
            </w:r>
            <w:r w:rsidR="00A4030A">
              <w:rPr>
                <w:noProof/>
                <w:webHidden/>
              </w:rPr>
              <w:instrText xml:space="preserve"> PAGEREF _Toc497734702 \h </w:instrText>
            </w:r>
            <w:r w:rsidR="00A4030A">
              <w:rPr>
                <w:noProof/>
                <w:webHidden/>
              </w:rPr>
            </w:r>
            <w:r w:rsidR="00A4030A">
              <w:rPr>
                <w:noProof/>
                <w:webHidden/>
              </w:rPr>
              <w:fldChar w:fldCharType="separate"/>
            </w:r>
            <w:r w:rsidR="00A4030A">
              <w:rPr>
                <w:noProof/>
                <w:webHidden/>
              </w:rPr>
              <w:t>10</w:t>
            </w:r>
            <w:r w:rsidR="00A4030A">
              <w:rPr>
                <w:noProof/>
                <w:webHidden/>
              </w:rPr>
              <w:fldChar w:fldCharType="end"/>
            </w:r>
            <w:r>
              <w:rPr>
                <w:noProof/>
              </w:rPr>
              <w:fldChar w:fldCharType="end"/>
            </w:r>
          </w:ins>
        </w:p>
        <w:p w14:paraId="14B8BC25" w14:textId="77777777" w:rsidR="00A4030A" w:rsidRDefault="007568C6">
          <w:pPr>
            <w:pStyle w:val="TableofFigures"/>
            <w:tabs>
              <w:tab w:val="right" w:pos="9350"/>
            </w:tabs>
            <w:rPr>
              <w:ins w:id="267" w:author="Tyler" w:date="2017-11-06T12:57:00Z"/>
              <w:rFonts w:asciiTheme="minorHAnsi" w:eastAsiaTheme="minorEastAsia" w:hAnsiTheme="minorHAnsi" w:cstheme="minorBidi"/>
              <w:noProof/>
              <w:color w:val="auto"/>
            </w:rPr>
          </w:pPr>
          <w:ins w:id="268" w:author="Tyler" w:date="2017-11-06T12:57:00Z">
            <w:r>
              <w:fldChar w:fldCharType="begin"/>
            </w:r>
            <w:r>
              <w:instrText xml:space="preserve"> HYPERLINK \l "_Toc497734703" </w:instrText>
            </w:r>
            <w:r>
              <w:fldChar w:fldCharType="separate"/>
            </w:r>
            <w:r w:rsidR="00A4030A" w:rsidRPr="001E34E6">
              <w:rPr>
                <w:rStyle w:val="Hyperlink"/>
                <w:noProof/>
              </w:rPr>
              <w:t>Figure 4 - Functional Decomposition Diagram</w:t>
            </w:r>
            <w:r w:rsidR="00A4030A">
              <w:rPr>
                <w:noProof/>
                <w:webHidden/>
              </w:rPr>
              <w:tab/>
            </w:r>
            <w:r w:rsidR="00A4030A">
              <w:rPr>
                <w:noProof/>
                <w:webHidden/>
              </w:rPr>
              <w:fldChar w:fldCharType="begin"/>
            </w:r>
            <w:r w:rsidR="00A4030A">
              <w:rPr>
                <w:noProof/>
                <w:webHidden/>
              </w:rPr>
              <w:instrText xml:space="preserve"> PAGEREF _Toc497734703 \h </w:instrText>
            </w:r>
            <w:r w:rsidR="00A4030A">
              <w:rPr>
                <w:noProof/>
                <w:webHidden/>
              </w:rPr>
            </w:r>
            <w:r w:rsidR="00A4030A">
              <w:rPr>
                <w:noProof/>
                <w:webHidden/>
              </w:rPr>
              <w:fldChar w:fldCharType="separate"/>
            </w:r>
            <w:r w:rsidR="00A4030A">
              <w:rPr>
                <w:noProof/>
                <w:webHidden/>
              </w:rPr>
              <w:t>12</w:t>
            </w:r>
            <w:r w:rsidR="00A4030A">
              <w:rPr>
                <w:noProof/>
                <w:webHidden/>
              </w:rPr>
              <w:fldChar w:fldCharType="end"/>
            </w:r>
            <w:r>
              <w:rPr>
                <w:noProof/>
              </w:rPr>
              <w:fldChar w:fldCharType="end"/>
            </w:r>
          </w:ins>
        </w:p>
        <w:p w14:paraId="0E168F57" w14:textId="77777777" w:rsidR="00A4030A" w:rsidRDefault="007568C6">
          <w:pPr>
            <w:pStyle w:val="TableofFigures"/>
            <w:tabs>
              <w:tab w:val="right" w:pos="9350"/>
            </w:tabs>
            <w:rPr>
              <w:ins w:id="269" w:author="Tyler" w:date="2017-11-06T12:57:00Z"/>
              <w:rFonts w:asciiTheme="minorHAnsi" w:eastAsiaTheme="minorEastAsia" w:hAnsiTheme="minorHAnsi" w:cstheme="minorBidi"/>
              <w:noProof/>
              <w:color w:val="auto"/>
            </w:rPr>
          </w:pPr>
          <w:ins w:id="270" w:author="Tyler" w:date="2017-11-06T12:57:00Z">
            <w:r>
              <w:fldChar w:fldCharType="begin"/>
            </w:r>
            <w:r>
              <w:instrText xml:space="preserve"> HYPERLINK \l "_Toc497734704" </w:instrText>
            </w:r>
            <w:r>
              <w:fldChar w:fldCharType="separate"/>
            </w:r>
            <w:r w:rsidR="00A4030A" w:rsidRPr="001E34E6">
              <w:rPr>
                <w:rStyle w:val="Hyperlink"/>
                <w:noProof/>
              </w:rPr>
              <w:t>Figure 5 - Autonomous Mode Diagram</w:t>
            </w:r>
            <w:r w:rsidR="00A4030A">
              <w:rPr>
                <w:noProof/>
                <w:webHidden/>
              </w:rPr>
              <w:tab/>
            </w:r>
            <w:r w:rsidR="00A4030A">
              <w:rPr>
                <w:noProof/>
                <w:webHidden/>
              </w:rPr>
              <w:fldChar w:fldCharType="begin"/>
            </w:r>
            <w:r w:rsidR="00A4030A">
              <w:rPr>
                <w:noProof/>
                <w:webHidden/>
              </w:rPr>
              <w:instrText xml:space="preserve"> PAGEREF _Toc497734704 \h </w:instrText>
            </w:r>
            <w:r w:rsidR="00A4030A">
              <w:rPr>
                <w:noProof/>
                <w:webHidden/>
              </w:rPr>
            </w:r>
            <w:r w:rsidR="00A4030A">
              <w:rPr>
                <w:noProof/>
                <w:webHidden/>
              </w:rPr>
              <w:fldChar w:fldCharType="separate"/>
            </w:r>
            <w:r w:rsidR="00A4030A">
              <w:rPr>
                <w:noProof/>
                <w:webHidden/>
              </w:rPr>
              <w:t>16</w:t>
            </w:r>
            <w:r w:rsidR="00A4030A">
              <w:rPr>
                <w:noProof/>
                <w:webHidden/>
              </w:rPr>
              <w:fldChar w:fldCharType="end"/>
            </w:r>
            <w:r>
              <w:rPr>
                <w:noProof/>
              </w:rPr>
              <w:fldChar w:fldCharType="end"/>
            </w:r>
          </w:ins>
        </w:p>
        <w:p w14:paraId="1285C36A" w14:textId="77777777" w:rsidR="00A4030A" w:rsidRDefault="007568C6">
          <w:pPr>
            <w:pStyle w:val="TableofFigures"/>
            <w:tabs>
              <w:tab w:val="right" w:pos="9350"/>
            </w:tabs>
            <w:rPr>
              <w:ins w:id="271" w:author="Tyler" w:date="2017-11-06T12:57:00Z"/>
              <w:rFonts w:asciiTheme="minorHAnsi" w:eastAsiaTheme="minorEastAsia" w:hAnsiTheme="minorHAnsi" w:cstheme="minorBidi"/>
              <w:noProof/>
              <w:color w:val="auto"/>
            </w:rPr>
          </w:pPr>
          <w:ins w:id="272" w:author="Tyler" w:date="2017-11-06T12:57:00Z">
            <w:r>
              <w:fldChar w:fldCharType="begin"/>
            </w:r>
            <w:r>
              <w:instrText xml:space="preserve"> HYPERL</w:instrText>
            </w:r>
            <w:r>
              <w:instrText xml:space="preserve">INK \l "_Toc497734705" </w:instrText>
            </w:r>
            <w:r>
              <w:fldChar w:fldCharType="separate"/>
            </w:r>
            <w:r w:rsidR="00A4030A" w:rsidRPr="001E34E6">
              <w:rPr>
                <w:rStyle w:val="Hyperlink"/>
                <w:noProof/>
              </w:rPr>
              <w:t>Figure 6 - Manual Mode Diagram</w:t>
            </w:r>
            <w:r w:rsidR="00A4030A">
              <w:rPr>
                <w:noProof/>
                <w:webHidden/>
              </w:rPr>
              <w:tab/>
            </w:r>
            <w:r w:rsidR="00A4030A">
              <w:rPr>
                <w:noProof/>
                <w:webHidden/>
              </w:rPr>
              <w:fldChar w:fldCharType="begin"/>
            </w:r>
            <w:r w:rsidR="00A4030A">
              <w:rPr>
                <w:noProof/>
                <w:webHidden/>
              </w:rPr>
              <w:instrText xml:space="preserve"> PAGEREF _Toc497734705 \h </w:instrText>
            </w:r>
            <w:r w:rsidR="00A4030A">
              <w:rPr>
                <w:noProof/>
                <w:webHidden/>
              </w:rPr>
            </w:r>
            <w:r w:rsidR="00A4030A">
              <w:rPr>
                <w:noProof/>
                <w:webHidden/>
              </w:rPr>
              <w:fldChar w:fldCharType="separate"/>
            </w:r>
            <w:r w:rsidR="00A4030A">
              <w:rPr>
                <w:noProof/>
                <w:webHidden/>
              </w:rPr>
              <w:t>17</w:t>
            </w:r>
            <w:r w:rsidR="00A4030A">
              <w:rPr>
                <w:noProof/>
                <w:webHidden/>
              </w:rPr>
              <w:fldChar w:fldCharType="end"/>
            </w:r>
            <w:r>
              <w:rPr>
                <w:noProof/>
              </w:rPr>
              <w:fldChar w:fldCharType="end"/>
            </w:r>
          </w:ins>
        </w:p>
        <w:p w14:paraId="30A685F0" w14:textId="77777777" w:rsidR="00A4030A" w:rsidRDefault="007568C6">
          <w:pPr>
            <w:pStyle w:val="TableofFigures"/>
            <w:tabs>
              <w:tab w:val="right" w:pos="9350"/>
            </w:tabs>
            <w:rPr>
              <w:ins w:id="273" w:author="Tyler" w:date="2017-11-06T12:57:00Z"/>
              <w:rFonts w:asciiTheme="minorHAnsi" w:eastAsiaTheme="minorEastAsia" w:hAnsiTheme="minorHAnsi" w:cstheme="minorBidi"/>
              <w:noProof/>
              <w:color w:val="auto"/>
            </w:rPr>
          </w:pPr>
          <w:ins w:id="274" w:author="Tyler" w:date="2017-11-06T12:57:00Z">
            <w:r>
              <w:fldChar w:fldCharType="begin"/>
            </w:r>
            <w:r>
              <w:instrText xml:space="preserve"> HYPERLINK \l "_Toc497734706" </w:instrText>
            </w:r>
            <w:r>
              <w:fldChar w:fldCharType="separate"/>
            </w:r>
            <w:r w:rsidR="00A4030A" w:rsidRPr="001E34E6">
              <w:rPr>
                <w:rStyle w:val="Hyperlink"/>
                <w:noProof/>
              </w:rPr>
              <w:t>Figure 7 - Phone App Diagram</w:t>
            </w:r>
            <w:r w:rsidR="00A4030A">
              <w:rPr>
                <w:noProof/>
                <w:webHidden/>
              </w:rPr>
              <w:tab/>
            </w:r>
            <w:r w:rsidR="00A4030A">
              <w:rPr>
                <w:noProof/>
                <w:webHidden/>
              </w:rPr>
              <w:fldChar w:fldCharType="begin"/>
            </w:r>
            <w:r w:rsidR="00A4030A">
              <w:rPr>
                <w:noProof/>
                <w:webHidden/>
              </w:rPr>
              <w:instrText xml:space="preserve"> PAGEREF _Toc497734706 \h </w:instrText>
            </w:r>
            <w:r w:rsidR="00A4030A">
              <w:rPr>
                <w:noProof/>
                <w:webHidden/>
              </w:rPr>
            </w:r>
            <w:r w:rsidR="00A4030A">
              <w:rPr>
                <w:noProof/>
                <w:webHidden/>
              </w:rPr>
              <w:fldChar w:fldCharType="separate"/>
            </w:r>
            <w:r w:rsidR="00A4030A">
              <w:rPr>
                <w:noProof/>
                <w:webHidden/>
              </w:rPr>
              <w:t>17</w:t>
            </w:r>
            <w:r w:rsidR="00A4030A">
              <w:rPr>
                <w:noProof/>
                <w:webHidden/>
              </w:rPr>
              <w:fldChar w:fldCharType="end"/>
            </w:r>
            <w:r>
              <w:rPr>
                <w:noProof/>
              </w:rPr>
              <w:fldChar w:fldCharType="end"/>
            </w:r>
          </w:ins>
        </w:p>
        <w:p w14:paraId="7F6D0626" w14:textId="77777777" w:rsidR="00A4030A" w:rsidRDefault="007568C6">
          <w:pPr>
            <w:pStyle w:val="TableofFigures"/>
            <w:tabs>
              <w:tab w:val="right" w:pos="9350"/>
            </w:tabs>
            <w:rPr>
              <w:ins w:id="275" w:author="Tyler" w:date="2017-11-06T12:57:00Z"/>
              <w:rFonts w:asciiTheme="minorHAnsi" w:eastAsiaTheme="minorEastAsia" w:hAnsiTheme="minorHAnsi" w:cstheme="minorBidi"/>
              <w:noProof/>
              <w:color w:val="auto"/>
            </w:rPr>
          </w:pPr>
          <w:ins w:id="276" w:author="Tyler" w:date="2017-11-06T12:57:00Z">
            <w:r>
              <w:fldChar w:fldCharType="begin"/>
            </w:r>
            <w:r>
              <w:instrText xml:space="preserve"> HYPERLINK \l "_Toc497734707" </w:instrText>
            </w:r>
            <w:r>
              <w:fldChar w:fldCharType="separate"/>
            </w:r>
            <w:r w:rsidR="00A4030A" w:rsidRPr="001E34E6">
              <w:rPr>
                <w:rStyle w:val="Hyperlink"/>
                <w:noProof/>
              </w:rPr>
              <w:t>Figure 8 - Docking Station Diagram</w:t>
            </w:r>
            <w:r w:rsidR="00A4030A">
              <w:rPr>
                <w:noProof/>
                <w:webHidden/>
              </w:rPr>
              <w:tab/>
            </w:r>
            <w:r w:rsidR="00A4030A">
              <w:rPr>
                <w:noProof/>
                <w:webHidden/>
              </w:rPr>
              <w:fldChar w:fldCharType="begin"/>
            </w:r>
            <w:r w:rsidR="00A4030A">
              <w:rPr>
                <w:noProof/>
                <w:webHidden/>
              </w:rPr>
              <w:instrText xml:space="preserve"> PAGEREF _Toc497734707 \h </w:instrText>
            </w:r>
            <w:r w:rsidR="00A4030A">
              <w:rPr>
                <w:noProof/>
                <w:webHidden/>
              </w:rPr>
            </w:r>
            <w:r w:rsidR="00A4030A">
              <w:rPr>
                <w:noProof/>
                <w:webHidden/>
              </w:rPr>
              <w:fldChar w:fldCharType="separate"/>
            </w:r>
            <w:r w:rsidR="00A4030A">
              <w:rPr>
                <w:noProof/>
                <w:webHidden/>
              </w:rPr>
              <w:t>18</w:t>
            </w:r>
            <w:r w:rsidR="00A4030A">
              <w:rPr>
                <w:noProof/>
                <w:webHidden/>
              </w:rPr>
              <w:fldChar w:fldCharType="end"/>
            </w:r>
            <w:r>
              <w:rPr>
                <w:noProof/>
              </w:rPr>
              <w:fldChar w:fldCharType="end"/>
            </w:r>
          </w:ins>
        </w:p>
        <w:p w14:paraId="1491E854" w14:textId="77777777" w:rsidR="00763648" w:rsidRDefault="00A4030A" w:rsidP="00A4030A">
          <w:pPr>
            <w:tabs>
              <w:tab w:val="right" w:pos="9350"/>
            </w:tabs>
            <w:spacing w:after="0"/>
            <w:rPr>
              <w:ins w:id="277" w:author="Tyler" w:date="2017-11-06T12:57:00Z"/>
            </w:rPr>
          </w:pPr>
          <w:r>
            <w:fldChar w:fldCharType="end"/>
          </w:r>
        </w:p>
        <w:customXmlInsRangeStart w:id="278" w:author="Tyler" w:date="2017-11-06T12:57:00Z"/>
      </w:sdtContent>
    </w:sdt>
    <w:customXmlInsRangeEnd w:id="278"/>
    <w:p w14:paraId="3C8A9032" w14:textId="77777777" w:rsidR="00763648" w:rsidRDefault="00A74F1D">
      <w:r>
        <w:br w:type="page"/>
      </w:r>
    </w:p>
    <w:p w14:paraId="2ACA920D" w14:textId="77777777" w:rsidR="00A10EBE" w:rsidRDefault="00A10EBE" w:rsidP="00A10EBE">
      <w:pPr>
        <w:pStyle w:val="Heading1"/>
        <w:jc w:val="both"/>
        <w:pPrChange w:id="279" w:author="Tyler" w:date="2017-11-06T12:57:00Z">
          <w:pPr>
            <w:pStyle w:val="Heading1"/>
          </w:pPr>
        </w:pPrChange>
      </w:pPr>
      <w:bookmarkStart w:id="280" w:name="_Toc497734528"/>
      <w:bookmarkStart w:id="281" w:name="_Toc497314616"/>
      <w:r>
        <w:lastRenderedPageBreak/>
        <w:t>1</w:t>
      </w:r>
      <w:ins w:id="282" w:author="Tyler" w:date="2017-11-06T12:57:00Z">
        <w:r>
          <w:t>.1</w:t>
        </w:r>
      </w:ins>
      <w:r>
        <w:t xml:space="preserve"> </w:t>
      </w:r>
      <w:r w:rsidR="00A74F1D">
        <w:t>Introduction</w:t>
      </w:r>
      <w:bookmarkEnd w:id="280"/>
      <w:bookmarkEnd w:id="281"/>
    </w:p>
    <w:p w14:paraId="3851C5EE" w14:textId="77777777" w:rsidR="00A74F1D" w:rsidRPr="00A74F1D" w:rsidRDefault="00A74F1D" w:rsidP="00A74F1D"/>
    <w:p w14:paraId="342300B2" w14:textId="77777777" w:rsidR="00763648" w:rsidRDefault="00A74F1D" w:rsidP="00A10EBE">
      <w:pPr>
        <w:pStyle w:val="Heading2"/>
        <w:pPrChange w:id="283" w:author="Tyler" w:date="2017-11-06T12:57:00Z">
          <w:pPr>
            <w:pStyle w:val="Heading2"/>
            <w:jc w:val="both"/>
          </w:pPr>
        </w:pPrChange>
      </w:pPr>
      <w:bookmarkStart w:id="284" w:name="_Toc497734529"/>
      <w:bookmarkStart w:id="285" w:name="_Toc497314617"/>
      <w:r>
        <w:t>1.1 Purpose</w:t>
      </w:r>
      <w:bookmarkEnd w:id="284"/>
      <w:bookmarkEnd w:id="285"/>
    </w:p>
    <w:p w14:paraId="3DDE8036" w14:textId="62D77570" w:rsidR="00763648" w:rsidRDefault="00A74F1D">
      <w:pPr>
        <w:pBdr>
          <w:top w:val="none" w:sz="0" w:space="0" w:color="000000"/>
          <w:left w:val="none" w:sz="0" w:space="0" w:color="000000"/>
          <w:bottom w:val="none" w:sz="0" w:space="0" w:color="000000"/>
          <w:right w:val="none" w:sz="0" w:space="0" w:color="000000"/>
          <w:between w:val="none" w:sz="0" w:space="0" w:color="000000"/>
        </w:pBdr>
        <w:spacing w:before="200" w:line="240" w:lineRule="auto"/>
        <w:jc w:val="both"/>
        <w:rPr>
          <w:rPrChange w:id="286" w:author="Tyler" w:date="2017-11-06T12:57:00Z">
            <w:rPr>
              <w:rFonts w:ascii="Calibri" w:hAnsi="Calibri"/>
              <w:color w:val="000000"/>
              <w:sz w:val="22"/>
            </w:rPr>
          </w:rPrChange>
        </w:rPr>
        <w:pPrChange w:id="287" w:author="Tyler" w:date="2017-11-06T12:57:00Z">
          <w:pPr>
            <w:pStyle w:val="NormalWeb"/>
            <w:spacing w:before="200" w:beforeAutospacing="0" w:after="160" w:afterAutospacing="0"/>
            <w:jc w:val="both"/>
          </w:pPr>
        </w:pPrChange>
      </w:pPr>
      <w:bookmarkStart w:id="288" w:name="_Toc497314618"/>
      <w:r w:rsidRPr="00E90E14">
        <w:t>The standard medical walker or walking aid helps to improve</w:t>
      </w:r>
      <w:ins w:id="289" w:author="Tyler" w:date="2017-11-06T12:57:00Z">
        <w:r>
          <w:t xml:space="preserve"> the</w:t>
        </w:r>
      </w:ins>
      <w:r w:rsidRPr="00E90E14">
        <w:t xml:space="preserve"> stability and balance of its user while they are walking. The objective of this project is to modify a standard medical walker to include various mechanical</w:t>
      </w:r>
      <w:del w:id="290" w:author="Tyler" w:date="2017-11-06T12:57:00Z">
        <w:r w:rsidR="00FF7BC4" w:rsidRPr="00FF7BC4">
          <w:delText xml:space="preserve"> and </w:delText>
        </w:r>
      </w:del>
      <w:ins w:id="291" w:author="Tyler" w:date="2017-11-06T12:57:00Z">
        <w:r>
          <w:t>/</w:t>
        </w:r>
      </w:ins>
      <w:r w:rsidRPr="00E90E14">
        <w:t>electrical components</w:t>
      </w:r>
      <w:del w:id="292" w:author="Tyler" w:date="2017-11-06T12:57:00Z">
        <w:r w:rsidR="00FF7BC4" w:rsidRPr="00FF7BC4">
          <w:delText>;</w:delText>
        </w:r>
      </w:del>
      <w:ins w:id="293" w:author="Tyler" w:date="2017-11-06T12:57:00Z">
        <w:r>
          <w:t xml:space="preserve"> and</w:t>
        </w:r>
      </w:ins>
      <w:r w:rsidRPr="00E90E14">
        <w:t xml:space="preserve"> autonomous features</w:t>
      </w:r>
      <w:del w:id="294" w:author="Tyler" w:date="2017-11-06T12:57:00Z">
        <w:r w:rsidR="00FF7BC4" w:rsidRPr="00FF7BC4">
          <w:delText>,</w:delText>
        </w:r>
      </w:del>
      <w:r w:rsidRPr="00E90E14">
        <w:t xml:space="preserve"> in order to improve the user experience. The modified walker, called the Sma</w:t>
      </w:r>
      <w:r>
        <w:rPr>
          <w:rPrChange w:id="295" w:author="Tyler" w:date="2017-11-06T12:57:00Z">
            <w:rPr>
              <w:rFonts w:ascii="Calibri" w:hAnsi="Calibri"/>
              <w:color w:val="000000"/>
              <w:sz w:val="22"/>
            </w:rPr>
          </w:rPrChange>
        </w:rPr>
        <w:t>rtWalker, will involve designing and developing an autonomous and safe system while keeping all original functions of the standard medical walker.</w:t>
      </w:r>
    </w:p>
    <w:p w14:paraId="1BE95F67" w14:textId="77777777" w:rsidR="00763648" w:rsidRDefault="00A74F1D">
      <w:pPr>
        <w:pBdr>
          <w:top w:val="none" w:sz="0" w:space="0" w:color="000000"/>
          <w:left w:val="none" w:sz="0" w:space="0" w:color="000000"/>
          <w:bottom w:val="none" w:sz="0" w:space="0" w:color="000000"/>
          <w:right w:val="none" w:sz="0" w:space="0" w:color="000000"/>
          <w:between w:val="none" w:sz="0" w:space="0" w:color="000000"/>
        </w:pBdr>
        <w:spacing w:before="200" w:line="240" w:lineRule="auto"/>
        <w:jc w:val="both"/>
        <w:rPr>
          <w:rPrChange w:id="296" w:author="Tyler" w:date="2017-11-06T12:57:00Z">
            <w:rPr>
              <w:rFonts w:ascii="Calibri" w:hAnsi="Calibri"/>
              <w:color w:val="000000"/>
              <w:sz w:val="22"/>
            </w:rPr>
          </w:rPrChange>
        </w:rPr>
        <w:pPrChange w:id="297" w:author="Tyler" w:date="2017-11-06T12:57:00Z">
          <w:pPr>
            <w:pStyle w:val="NormalWeb"/>
            <w:spacing w:before="200" w:beforeAutospacing="0" w:after="160" w:afterAutospacing="0"/>
            <w:jc w:val="both"/>
          </w:pPr>
        </w:pPrChange>
      </w:pPr>
      <w:r>
        <w:rPr>
          <w:rPrChange w:id="298" w:author="Tyler" w:date="2017-11-06T12:57:00Z">
            <w:rPr>
              <w:rFonts w:ascii="Calibri" w:hAnsi="Calibri"/>
              <w:color w:val="000000"/>
              <w:sz w:val="22"/>
            </w:rPr>
          </w:rPrChange>
        </w:rPr>
        <w:t>This document defines the project scope, outlines the system overview and highlights the main functional and nonfunctional requirements of the SmartWalker.</w:t>
      </w:r>
    </w:p>
    <w:p w14:paraId="62FDA657" w14:textId="77777777" w:rsidR="00763648" w:rsidRDefault="00A74F1D">
      <w:pPr>
        <w:pStyle w:val="Heading2"/>
        <w:jc w:val="both"/>
      </w:pPr>
      <w:bookmarkStart w:id="299" w:name="_Toc497734530"/>
      <w:r>
        <w:t>1.2 Project Scope</w:t>
      </w:r>
      <w:bookmarkEnd w:id="288"/>
      <w:bookmarkEnd w:id="299"/>
    </w:p>
    <w:p w14:paraId="37E35317" w14:textId="7EC14564" w:rsidR="00763648" w:rsidRDefault="00A74F1D">
      <w:pPr>
        <w:pBdr>
          <w:top w:val="none" w:sz="0" w:space="0" w:color="000000"/>
          <w:left w:val="none" w:sz="0" w:space="0" w:color="000000"/>
          <w:bottom w:val="none" w:sz="0" w:space="0" w:color="000000"/>
          <w:right w:val="none" w:sz="0" w:space="0" w:color="000000"/>
          <w:between w:val="none" w:sz="0" w:space="0" w:color="000000"/>
        </w:pBdr>
        <w:spacing w:before="200" w:line="240" w:lineRule="auto"/>
        <w:ind w:firstLine="720"/>
        <w:jc w:val="both"/>
        <w:pPrChange w:id="300" w:author="Tyler" w:date="2017-11-06T12:57:00Z">
          <w:pPr>
            <w:pBdr>
              <w:top w:val="none" w:sz="0" w:space="0" w:color="auto"/>
              <w:left w:val="none" w:sz="0" w:space="0" w:color="auto"/>
              <w:bottom w:val="none" w:sz="0" w:space="0" w:color="auto"/>
              <w:right w:val="none" w:sz="0" w:space="0" w:color="auto"/>
              <w:between w:val="none" w:sz="0" w:space="0" w:color="auto"/>
            </w:pBdr>
            <w:spacing w:before="200" w:line="240" w:lineRule="auto"/>
            <w:ind w:firstLine="720"/>
            <w:jc w:val="both"/>
          </w:pPr>
        </w:pPrChange>
      </w:pPr>
      <w:r>
        <w:t xml:space="preserve">The scope of this project is to design a walker with autonomous abilities to operate within a specific environment (refer to section </w:t>
      </w:r>
      <w:del w:id="301" w:author="Tyler" w:date="2017-11-06T12:57:00Z">
        <w:r w:rsidR="00FF7BC4" w:rsidRPr="00FF7BC4">
          <w:rPr>
            <w:b/>
          </w:rPr>
          <w:fldChar w:fldCharType="begin"/>
        </w:r>
        <w:r w:rsidR="00FF7BC4" w:rsidRPr="00FF7BC4">
          <w:rPr>
            <w:b/>
          </w:rPr>
          <w:delInstrText xml:space="preserve"> REF _Ref497315483 \h </w:delInstrText>
        </w:r>
        <w:r w:rsidR="00FF7BC4">
          <w:rPr>
            <w:b/>
          </w:rPr>
          <w:delInstrText xml:space="preserve"> \* MERGEFORMAT </w:delInstrText>
        </w:r>
        <w:r w:rsidR="00FF7BC4" w:rsidRPr="00FF7BC4">
          <w:rPr>
            <w:b/>
          </w:rPr>
        </w:r>
        <w:r w:rsidR="00FF7BC4" w:rsidRPr="00FF7BC4">
          <w:rPr>
            <w:b/>
          </w:rPr>
          <w:fldChar w:fldCharType="separate"/>
        </w:r>
        <w:r w:rsidR="00FF7BC4" w:rsidRPr="00FF7BC4">
          <w:rPr>
            <w:b/>
          </w:rPr>
          <w:delText>2.3 Operating Environment</w:delText>
        </w:r>
        <w:r w:rsidR="00FF7BC4" w:rsidRPr="00FF7BC4">
          <w:rPr>
            <w:b/>
          </w:rPr>
          <w:fldChar w:fldCharType="end"/>
        </w:r>
        <w:r w:rsidR="00FF7BC4" w:rsidRPr="00FF7BC4">
          <w:delText>).</w:delText>
        </w:r>
      </w:del>
      <w:ins w:id="302" w:author="Tyler" w:date="2017-11-06T12:57:00Z">
        <w:r w:rsidR="00A10EBE" w:rsidRPr="00A74F1D">
          <w:rPr>
            <w:b/>
            <w:i/>
          </w:rPr>
          <w:fldChar w:fldCharType="begin"/>
        </w:r>
        <w:r w:rsidR="00A10EBE" w:rsidRPr="00A74F1D">
          <w:rPr>
            <w:b/>
            <w:i/>
          </w:rPr>
          <w:instrText xml:space="preserve"> REF _Ref497730797 \h </w:instrText>
        </w:r>
        <w:r w:rsidRPr="00A74F1D">
          <w:rPr>
            <w:b/>
            <w:i/>
          </w:rPr>
          <w:instrText xml:space="preserve"> \* MERGEFORMAT </w:instrText>
        </w:r>
        <w:r w:rsidR="00A10EBE" w:rsidRPr="00A74F1D">
          <w:rPr>
            <w:b/>
            <w:i/>
          </w:rPr>
        </w:r>
        <w:r w:rsidR="00A10EBE" w:rsidRPr="00A74F1D">
          <w:rPr>
            <w:b/>
            <w:i/>
          </w:rPr>
          <w:fldChar w:fldCharType="separate"/>
        </w:r>
        <w:r w:rsidR="00A10EBE" w:rsidRPr="00A74F1D">
          <w:rPr>
            <w:b/>
            <w:i/>
          </w:rPr>
          <w:t>2.4 Operating Environment</w:t>
        </w:r>
        <w:r w:rsidR="00A10EBE" w:rsidRPr="00A74F1D">
          <w:rPr>
            <w:b/>
            <w:i/>
          </w:rPr>
          <w:fldChar w:fldCharType="end"/>
        </w:r>
        <w:r>
          <w:t>).</w:t>
        </w:r>
      </w:ins>
      <w:r>
        <w:t xml:space="preserve"> The SmartWalker will feature: </w:t>
      </w:r>
    </w:p>
    <w:p w14:paraId="26F75A05" w14:textId="22BCC0A1" w:rsidR="00763648" w:rsidRDefault="00A74F1D">
      <w:pPr>
        <w:numPr>
          <w:ilvl w:val="0"/>
          <w:numId w:val="18"/>
        </w:numPr>
        <w:pBdr>
          <w:top w:val="none" w:sz="0" w:space="0" w:color="000000"/>
          <w:left w:val="none" w:sz="0" w:space="0" w:color="000000"/>
          <w:bottom w:val="none" w:sz="0" w:space="0" w:color="000000"/>
          <w:right w:val="none" w:sz="0" w:space="0" w:color="000000"/>
          <w:between w:val="none" w:sz="0" w:space="0" w:color="000000"/>
        </w:pBdr>
        <w:spacing w:before="200" w:after="0" w:line="240" w:lineRule="auto"/>
        <w:jc w:val="both"/>
        <w:pPrChange w:id="303" w:author="Tyler" w:date="2017-11-06T12:57:00Z">
          <w:pPr>
            <w:numPr>
              <w:numId w:val="52"/>
            </w:numPr>
            <w:pBdr>
              <w:top w:val="none" w:sz="0" w:space="0" w:color="auto"/>
              <w:left w:val="none" w:sz="0" w:space="0" w:color="auto"/>
              <w:bottom w:val="none" w:sz="0" w:space="0" w:color="auto"/>
              <w:right w:val="none" w:sz="0" w:space="0" w:color="auto"/>
              <w:between w:val="none" w:sz="0" w:space="0" w:color="auto"/>
            </w:pBdr>
            <w:tabs>
              <w:tab w:val="num" w:pos="720"/>
            </w:tabs>
            <w:spacing w:before="200" w:after="0" w:line="240" w:lineRule="auto"/>
            <w:ind w:left="720" w:hanging="360"/>
            <w:jc w:val="both"/>
            <w:textAlignment w:val="baseline"/>
          </w:pPr>
        </w:pPrChange>
      </w:pPr>
      <w:r>
        <w:t xml:space="preserve">Autonomous driving between a </w:t>
      </w:r>
      <w:del w:id="304" w:author="Tyler" w:date="2017-11-06T12:57:00Z">
        <w:r w:rsidR="00FF7BC4" w:rsidRPr="00FF7BC4">
          <w:delText>‘home’</w:delText>
        </w:r>
      </w:del>
      <w:ins w:id="305" w:author="Tyler" w:date="2017-11-06T12:57:00Z">
        <w:r>
          <w:t>docking</w:t>
        </w:r>
      </w:ins>
      <w:r>
        <w:t xml:space="preserve"> location and the user within an indoor room, and vice-versa. The </w:t>
      </w:r>
      <w:del w:id="306" w:author="Tyler" w:date="2017-11-06T12:57:00Z">
        <w:r w:rsidR="00FF7BC4" w:rsidRPr="00FF7BC4">
          <w:delText>‘home’</w:delText>
        </w:r>
      </w:del>
      <w:ins w:id="307" w:author="Tyler" w:date="2017-11-06T12:57:00Z">
        <w:r>
          <w:t>dock is a temporary storage</w:t>
        </w:r>
      </w:ins>
      <w:r>
        <w:t xml:space="preserve"> location</w:t>
      </w:r>
      <w:del w:id="308" w:author="Tyler" w:date="2017-11-06T12:57:00Z">
        <w:r w:rsidR="00FF7BC4" w:rsidRPr="00FF7BC4">
          <w:delText xml:space="preserve"> is a docking station</w:delText>
        </w:r>
      </w:del>
      <w:r>
        <w:t xml:space="preserve"> with charging capabilities.</w:t>
      </w:r>
    </w:p>
    <w:p w14:paraId="7A454249" w14:textId="77777777" w:rsidR="00763648" w:rsidRDefault="00A74F1D">
      <w:pPr>
        <w:numPr>
          <w:ilvl w:val="0"/>
          <w:numId w:val="1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Change w:id="309" w:author="Tyler" w:date="2017-11-06T12:57:00Z">
          <w:pPr>
            <w:numPr>
              <w:numId w:val="52"/>
            </w:numPr>
            <w:pBdr>
              <w:top w:val="none" w:sz="0" w:space="0" w:color="auto"/>
              <w:left w:val="none" w:sz="0" w:space="0" w:color="auto"/>
              <w:bottom w:val="none" w:sz="0" w:space="0" w:color="auto"/>
              <w:right w:val="none" w:sz="0" w:space="0" w:color="auto"/>
              <w:between w:val="none" w:sz="0" w:space="0" w:color="auto"/>
            </w:pBdr>
            <w:tabs>
              <w:tab w:val="num" w:pos="720"/>
            </w:tabs>
            <w:spacing w:after="0" w:line="240" w:lineRule="auto"/>
            <w:ind w:left="720" w:hanging="360"/>
            <w:jc w:val="both"/>
            <w:textAlignment w:val="baseline"/>
          </w:pPr>
        </w:pPrChange>
      </w:pPr>
      <w:r>
        <w:t>Autonomous obstacle avoidance when driving to and from the user.</w:t>
      </w:r>
    </w:p>
    <w:p w14:paraId="4E0CEDDE" w14:textId="77777777" w:rsidR="00763648" w:rsidRDefault="00A74F1D">
      <w:pPr>
        <w:numPr>
          <w:ilvl w:val="0"/>
          <w:numId w:val="1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Change w:id="310" w:author="Tyler" w:date="2017-11-06T12:57:00Z">
          <w:pPr>
            <w:numPr>
              <w:numId w:val="52"/>
            </w:numPr>
            <w:pBdr>
              <w:top w:val="none" w:sz="0" w:space="0" w:color="auto"/>
              <w:left w:val="none" w:sz="0" w:space="0" w:color="auto"/>
              <w:bottom w:val="none" w:sz="0" w:space="0" w:color="auto"/>
              <w:right w:val="none" w:sz="0" w:space="0" w:color="auto"/>
              <w:between w:val="none" w:sz="0" w:space="0" w:color="auto"/>
            </w:pBdr>
            <w:tabs>
              <w:tab w:val="num" w:pos="720"/>
            </w:tabs>
            <w:spacing w:after="0" w:line="240" w:lineRule="auto"/>
            <w:ind w:left="720" w:hanging="360"/>
            <w:jc w:val="both"/>
            <w:textAlignment w:val="baseline"/>
          </w:pPr>
        </w:pPrChange>
      </w:pPr>
      <w:r>
        <w:t>Assistive walking when using the SmartWalker normally, this includes assistive powering when going up ramps, and active braking when going down ramps.</w:t>
      </w:r>
    </w:p>
    <w:p w14:paraId="610E4785" w14:textId="5429BF1A" w:rsidR="00763648" w:rsidRDefault="00A74F1D">
      <w:pPr>
        <w:numPr>
          <w:ilvl w:val="0"/>
          <w:numId w:val="1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Change w:id="311" w:author="Tyler" w:date="2017-11-06T12:57:00Z">
          <w:pPr>
            <w:numPr>
              <w:numId w:val="52"/>
            </w:numPr>
            <w:pBdr>
              <w:top w:val="none" w:sz="0" w:space="0" w:color="auto"/>
              <w:left w:val="none" w:sz="0" w:space="0" w:color="auto"/>
              <w:bottom w:val="none" w:sz="0" w:space="0" w:color="auto"/>
              <w:right w:val="none" w:sz="0" w:space="0" w:color="auto"/>
              <w:between w:val="none" w:sz="0" w:space="0" w:color="auto"/>
            </w:pBdr>
            <w:tabs>
              <w:tab w:val="num" w:pos="720"/>
            </w:tabs>
            <w:spacing w:after="0" w:line="240" w:lineRule="auto"/>
            <w:ind w:left="720" w:hanging="360"/>
            <w:jc w:val="both"/>
            <w:textAlignment w:val="baseline"/>
          </w:pPr>
        </w:pPrChange>
      </w:pPr>
      <w:r>
        <w:t xml:space="preserve">Emergency braking in any situation if </w:t>
      </w:r>
      <w:del w:id="312" w:author="Tyler" w:date="2017-11-06T12:57:00Z">
        <w:r w:rsidR="00FF7BC4" w:rsidRPr="00FF7BC4">
          <w:delText>approach</w:delText>
        </w:r>
      </w:del>
      <w:ins w:id="313" w:author="Tyler" w:date="2017-11-06T12:57:00Z">
        <w:r>
          <w:t>approaching</w:t>
        </w:r>
      </w:ins>
      <w:r>
        <w:t xml:space="preserve"> a steep drop in elevation</w:t>
      </w:r>
      <w:del w:id="314" w:author="Tyler" w:date="2017-11-06T12:57:00Z">
        <w:r w:rsidR="00FF7BC4" w:rsidRPr="00FF7BC4">
          <w:delText>.</w:delText>
        </w:r>
      </w:del>
      <w:ins w:id="315" w:author="Tyler" w:date="2017-11-06T12:57:00Z">
        <w:r>
          <w:t xml:space="preserve"> (staircase).</w:t>
        </w:r>
      </w:ins>
    </w:p>
    <w:p w14:paraId="7BDAAC67" w14:textId="77777777" w:rsidR="00763648" w:rsidRDefault="00A74F1D">
      <w:pPr>
        <w:numPr>
          <w:ilvl w:val="0"/>
          <w:numId w:val="18"/>
        </w:numPr>
        <w:pBdr>
          <w:top w:val="none" w:sz="0" w:space="0" w:color="000000"/>
          <w:left w:val="none" w:sz="0" w:space="0" w:color="000000"/>
          <w:bottom w:val="none" w:sz="0" w:space="0" w:color="000000"/>
          <w:right w:val="none" w:sz="0" w:space="0" w:color="000000"/>
          <w:between w:val="none" w:sz="0" w:space="0" w:color="000000"/>
        </w:pBdr>
        <w:spacing w:line="240" w:lineRule="auto"/>
        <w:jc w:val="both"/>
        <w:pPrChange w:id="316" w:author="Tyler" w:date="2017-11-06T12:57:00Z">
          <w:pPr>
            <w:numPr>
              <w:numId w:val="52"/>
            </w:numPr>
            <w:pBdr>
              <w:top w:val="none" w:sz="0" w:space="0" w:color="auto"/>
              <w:left w:val="none" w:sz="0" w:space="0" w:color="auto"/>
              <w:bottom w:val="none" w:sz="0" w:space="0" w:color="auto"/>
              <w:right w:val="none" w:sz="0" w:space="0" w:color="auto"/>
              <w:between w:val="none" w:sz="0" w:space="0" w:color="auto"/>
            </w:pBdr>
            <w:tabs>
              <w:tab w:val="num" w:pos="720"/>
            </w:tabs>
            <w:spacing w:line="240" w:lineRule="auto"/>
            <w:ind w:left="720" w:hanging="360"/>
            <w:jc w:val="both"/>
            <w:textAlignment w:val="baseline"/>
          </w:pPr>
        </w:pPrChange>
      </w:pPr>
      <w:r>
        <w:t>Global Position System (GPS) tracking within the environment.</w:t>
      </w:r>
    </w:p>
    <w:p w14:paraId="0F14EBA0" w14:textId="77777777" w:rsidR="00763648" w:rsidRDefault="00A74F1D">
      <w:pPr>
        <w:pBdr>
          <w:top w:val="none" w:sz="0" w:space="0" w:color="000000"/>
          <w:left w:val="none" w:sz="0" w:space="0" w:color="000000"/>
          <w:bottom w:val="none" w:sz="0" w:space="0" w:color="000000"/>
          <w:right w:val="none" w:sz="0" w:space="0" w:color="000000"/>
          <w:between w:val="none" w:sz="0" w:space="0" w:color="000000"/>
        </w:pBdr>
        <w:spacing w:line="240" w:lineRule="auto"/>
        <w:jc w:val="both"/>
        <w:pPrChange w:id="317" w:author="Tyler" w:date="2017-11-06T12:57:00Z">
          <w:pPr>
            <w:pBdr>
              <w:top w:val="none" w:sz="0" w:space="0" w:color="auto"/>
              <w:left w:val="none" w:sz="0" w:space="0" w:color="auto"/>
              <w:bottom w:val="none" w:sz="0" w:space="0" w:color="auto"/>
              <w:right w:val="none" w:sz="0" w:space="0" w:color="auto"/>
              <w:between w:val="none" w:sz="0" w:space="0" w:color="auto"/>
            </w:pBdr>
            <w:spacing w:line="240" w:lineRule="auto"/>
            <w:jc w:val="both"/>
          </w:pPr>
        </w:pPrChange>
      </w:pPr>
      <w:r>
        <w:t xml:space="preserve">This project will not include (out of scope) the following items: </w:t>
      </w:r>
    </w:p>
    <w:p w14:paraId="30A00482" w14:textId="609524FB" w:rsidR="00763648" w:rsidRDefault="00A74F1D">
      <w:pPr>
        <w:numPr>
          <w:ilvl w:val="0"/>
          <w:numId w:val="2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Change w:id="318" w:author="Tyler" w:date="2017-11-06T12:57:00Z">
          <w:pPr>
            <w:numPr>
              <w:numId w:val="53"/>
            </w:numPr>
            <w:pBdr>
              <w:top w:val="none" w:sz="0" w:space="0" w:color="auto"/>
              <w:left w:val="none" w:sz="0" w:space="0" w:color="auto"/>
              <w:bottom w:val="none" w:sz="0" w:space="0" w:color="auto"/>
              <w:right w:val="none" w:sz="0" w:space="0" w:color="auto"/>
              <w:between w:val="none" w:sz="0" w:space="0" w:color="auto"/>
            </w:pBdr>
            <w:tabs>
              <w:tab w:val="num" w:pos="720"/>
            </w:tabs>
            <w:spacing w:after="0" w:line="240" w:lineRule="auto"/>
            <w:ind w:left="720" w:hanging="360"/>
            <w:jc w:val="both"/>
            <w:textAlignment w:val="baseline"/>
          </w:pPr>
        </w:pPrChange>
      </w:pPr>
      <w:r>
        <w:t>Autonomous usage in multiple indoor environments</w:t>
      </w:r>
      <w:del w:id="319" w:author="Tyler" w:date="2017-11-06T12:57:00Z">
        <w:r w:rsidR="00FF7BC4" w:rsidRPr="00FF7BC4">
          <w:delText>,</w:delText>
        </w:r>
      </w:del>
      <w:r>
        <w:t xml:space="preserve"> simultaneously (autonomous movement between multiple rooms).</w:t>
      </w:r>
    </w:p>
    <w:p w14:paraId="05D9CF97" w14:textId="77777777" w:rsidR="00763648" w:rsidRDefault="00A74F1D">
      <w:pPr>
        <w:numPr>
          <w:ilvl w:val="1"/>
          <w:numId w:val="2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Change w:id="320" w:author="Tyler" w:date="2017-11-06T12:57:00Z">
          <w:pPr>
            <w:numPr>
              <w:ilvl w:val="1"/>
              <w:numId w:val="53"/>
            </w:numPr>
            <w:pBdr>
              <w:top w:val="none" w:sz="0" w:space="0" w:color="auto"/>
              <w:left w:val="none" w:sz="0" w:space="0" w:color="auto"/>
              <w:bottom w:val="none" w:sz="0" w:space="0" w:color="auto"/>
              <w:right w:val="none" w:sz="0" w:space="0" w:color="auto"/>
              <w:between w:val="none" w:sz="0" w:space="0" w:color="auto"/>
            </w:pBdr>
            <w:tabs>
              <w:tab w:val="num" w:pos="1440"/>
            </w:tabs>
            <w:spacing w:after="0" w:line="240" w:lineRule="auto"/>
            <w:ind w:left="1440" w:hanging="360"/>
            <w:jc w:val="both"/>
            <w:textAlignment w:val="baseline"/>
          </w:pPr>
        </w:pPrChange>
      </w:pPr>
      <w:r>
        <w:t>Autonomous features in an entire hospital.</w:t>
      </w:r>
    </w:p>
    <w:p w14:paraId="0FFD7799" w14:textId="77777777" w:rsidR="00763648" w:rsidRDefault="00A74F1D">
      <w:pPr>
        <w:numPr>
          <w:ilvl w:val="0"/>
          <w:numId w:val="2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Change w:id="321" w:author="Tyler" w:date="2017-11-06T12:57:00Z">
          <w:pPr>
            <w:numPr>
              <w:numId w:val="53"/>
            </w:numPr>
            <w:pBdr>
              <w:top w:val="none" w:sz="0" w:space="0" w:color="auto"/>
              <w:left w:val="none" w:sz="0" w:space="0" w:color="auto"/>
              <w:bottom w:val="none" w:sz="0" w:space="0" w:color="auto"/>
              <w:right w:val="none" w:sz="0" w:space="0" w:color="auto"/>
              <w:between w:val="none" w:sz="0" w:space="0" w:color="auto"/>
            </w:pBdr>
            <w:tabs>
              <w:tab w:val="num" w:pos="720"/>
            </w:tabs>
            <w:spacing w:after="0" w:line="240" w:lineRule="auto"/>
            <w:ind w:left="720" w:hanging="360"/>
            <w:jc w:val="both"/>
            <w:textAlignment w:val="baseline"/>
          </w:pPr>
        </w:pPrChange>
      </w:pPr>
      <w:r>
        <w:t>Exact GPS tracking while walker is indoors.</w:t>
      </w:r>
    </w:p>
    <w:p w14:paraId="54B89789" w14:textId="77777777" w:rsidR="00FF7BC4" w:rsidRPr="00FF7BC4" w:rsidRDefault="00FF7BC4" w:rsidP="00FF7BC4">
      <w:pPr>
        <w:numPr>
          <w:ilvl w:val="0"/>
          <w:numId w:val="53"/>
        </w:numPr>
        <w:pBdr>
          <w:top w:val="none" w:sz="0" w:space="0" w:color="auto"/>
          <w:left w:val="none" w:sz="0" w:space="0" w:color="auto"/>
          <w:bottom w:val="none" w:sz="0" w:space="0" w:color="auto"/>
          <w:right w:val="none" w:sz="0" w:space="0" w:color="auto"/>
          <w:between w:val="none" w:sz="0" w:space="0" w:color="auto"/>
        </w:pBdr>
        <w:spacing w:line="240" w:lineRule="auto"/>
        <w:jc w:val="both"/>
        <w:textAlignment w:val="baseline"/>
        <w:rPr>
          <w:del w:id="322" w:author="Tyler" w:date="2017-11-06T12:57:00Z"/>
        </w:rPr>
      </w:pPr>
      <w:del w:id="323" w:author="Tyler" w:date="2017-11-06T12:57:00Z">
        <w:r w:rsidRPr="00FF7BC4">
          <w:delText>Wheelchair capabilities (primary seat usage, limited walking capabilities).</w:delText>
        </w:r>
      </w:del>
    </w:p>
    <w:p w14:paraId="09E1F4B6" w14:textId="77777777" w:rsidR="00763648" w:rsidRDefault="00A74F1D">
      <w:pPr>
        <w:pBdr>
          <w:top w:val="none" w:sz="0" w:space="0" w:color="000000"/>
          <w:left w:val="none" w:sz="0" w:space="0" w:color="000000"/>
          <w:bottom w:val="none" w:sz="0" w:space="0" w:color="000000"/>
          <w:right w:val="none" w:sz="0" w:space="0" w:color="000000"/>
          <w:between w:val="none" w:sz="0" w:space="0" w:color="000000"/>
        </w:pBdr>
        <w:spacing w:before="200" w:line="240" w:lineRule="auto"/>
        <w:jc w:val="both"/>
        <w:pPrChange w:id="324" w:author="Tyler" w:date="2017-11-06T12:57:00Z">
          <w:pPr>
            <w:pBdr>
              <w:top w:val="none" w:sz="0" w:space="0" w:color="auto"/>
              <w:left w:val="none" w:sz="0" w:space="0" w:color="auto"/>
              <w:bottom w:val="none" w:sz="0" w:space="0" w:color="auto"/>
              <w:right w:val="none" w:sz="0" w:space="0" w:color="auto"/>
              <w:between w:val="none" w:sz="0" w:space="0" w:color="auto"/>
            </w:pBdr>
            <w:spacing w:line="240" w:lineRule="auto"/>
            <w:jc w:val="both"/>
          </w:pPr>
        </w:pPrChange>
      </w:pPr>
      <w:r>
        <w:lastRenderedPageBreak/>
        <w:t>The end result of this project will demonstrate the students’ cumulative learning through their academic career via a demonstration of the SmartWalker’s autonomous ability in a predetermined location.</w:t>
      </w:r>
    </w:p>
    <w:p w14:paraId="489A4141" w14:textId="77777777" w:rsidR="00B909E9" w:rsidRDefault="00B909E9">
      <w:pPr>
        <w:ind w:left="360"/>
        <w:rPr>
          <w:del w:id="325" w:author="Tyler" w:date="2017-11-06T12:57:00Z"/>
        </w:rPr>
      </w:pPr>
    </w:p>
    <w:p w14:paraId="60C63653" w14:textId="77777777" w:rsidR="00B909E9" w:rsidRDefault="00B909E9">
      <w:pPr>
        <w:rPr>
          <w:del w:id="326" w:author="Tyler" w:date="2017-11-06T12:57:00Z"/>
        </w:rPr>
      </w:pPr>
    </w:p>
    <w:p w14:paraId="2F1EF495" w14:textId="77777777" w:rsidR="00B909E9" w:rsidRDefault="00B909E9">
      <w:pPr>
        <w:rPr>
          <w:del w:id="327" w:author="Tyler" w:date="2017-11-06T12:57:00Z"/>
        </w:rPr>
      </w:pPr>
    </w:p>
    <w:p w14:paraId="3C75B293" w14:textId="77777777" w:rsidR="00824C3A" w:rsidRDefault="00824C3A">
      <w:r>
        <w:br w:type="page"/>
      </w:r>
    </w:p>
    <w:p w14:paraId="0A507DAF" w14:textId="77777777" w:rsidR="00763648" w:rsidRDefault="00A74F1D">
      <w:pPr>
        <w:pStyle w:val="Heading1"/>
      </w:pPr>
      <w:bookmarkStart w:id="328" w:name="_Toc497734531"/>
      <w:bookmarkStart w:id="329" w:name="_Toc497314619"/>
      <w:r>
        <w:lastRenderedPageBreak/>
        <w:t>2 Overall Description</w:t>
      </w:r>
      <w:bookmarkEnd w:id="328"/>
      <w:bookmarkEnd w:id="329"/>
    </w:p>
    <w:p w14:paraId="4CF2529A" w14:textId="77777777" w:rsidR="00763648" w:rsidRDefault="00763648"/>
    <w:p w14:paraId="0757C859" w14:textId="77777777" w:rsidR="00763648" w:rsidRDefault="00A74F1D">
      <w:pPr>
        <w:pStyle w:val="Heading2"/>
      </w:pPr>
      <w:bookmarkStart w:id="330" w:name="_Toc497734532"/>
      <w:bookmarkStart w:id="331" w:name="_Toc497314620"/>
      <w:r>
        <w:t>2.1 System Overview</w:t>
      </w:r>
      <w:bookmarkEnd w:id="330"/>
      <w:bookmarkEnd w:id="331"/>
    </w:p>
    <w:p w14:paraId="4DADAF1C" w14:textId="77777777" w:rsidR="00763648" w:rsidRDefault="00A74F1D">
      <w:pPr>
        <w:spacing w:before="200"/>
        <w:jc w:val="both"/>
      </w:pPr>
      <w:r>
        <w:t>The SmartWalker is an original idea by the Modern Mobility group, within the capstone course of the Computing and Software Department, 4TB6, at McMaster University. The focus of the SmartWalker project is to increase the utility of a standard medical walker by implementing various autonomous and electric features. Full system details and functionalities are explained below.</w:t>
      </w:r>
    </w:p>
    <w:p w14:paraId="1B23A888" w14:textId="5199B738" w:rsidR="00763648" w:rsidRDefault="00A74F1D" w:rsidP="00A74F1D">
      <w:pPr>
        <w:pStyle w:val="Heading2"/>
      </w:pPr>
      <w:bookmarkStart w:id="332" w:name="_Toc497734533"/>
      <w:bookmarkStart w:id="333" w:name="_Toc497314621"/>
      <w:r>
        <w:t xml:space="preserve">2.2 System </w:t>
      </w:r>
      <w:del w:id="334" w:author="Tyler" w:date="2017-11-06T12:57:00Z">
        <w:r w:rsidR="006A07A7">
          <w:delText>Functionality</w:delText>
        </w:r>
      </w:del>
      <w:bookmarkEnd w:id="333"/>
      <w:ins w:id="335" w:author="Tyler" w:date="2017-11-06T12:57:00Z">
        <w:r>
          <w:t>Term Definitions</w:t>
        </w:r>
      </w:ins>
      <w:bookmarkEnd w:id="332"/>
    </w:p>
    <w:p w14:paraId="42051756" w14:textId="77777777" w:rsidR="00A74F1D" w:rsidRPr="00A74F1D" w:rsidRDefault="00A74F1D" w:rsidP="00A74F1D">
      <w:pPr>
        <w:pStyle w:val="Caption"/>
        <w:rPr>
          <w:ins w:id="336" w:author="Tyler" w:date="2017-11-06T12:57:00Z"/>
          <w:b/>
          <w:i w:val="0"/>
          <w:color w:val="auto"/>
          <w:sz w:val="22"/>
          <w:szCs w:val="22"/>
        </w:rPr>
      </w:pPr>
      <w:bookmarkStart w:id="337" w:name="_Toc497734677"/>
      <w:ins w:id="338" w:author="Tyler" w:date="2017-11-06T12:57:00Z">
        <w:r w:rsidRPr="00A74F1D">
          <w:rPr>
            <w:b/>
            <w:i w:val="0"/>
            <w:color w:val="auto"/>
            <w:sz w:val="22"/>
            <w:szCs w:val="22"/>
          </w:rPr>
          <w:t xml:space="preserve">Table </w:t>
        </w:r>
        <w:r>
          <w:rPr>
            <w:b/>
            <w:i w:val="0"/>
            <w:color w:val="auto"/>
            <w:sz w:val="22"/>
            <w:szCs w:val="22"/>
          </w:rPr>
          <w:fldChar w:fldCharType="begin"/>
        </w:r>
        <w:r>
          <w:rPr>
            <w:b/>
            <w:i w:val="0"/>
            <w:color w:val="auto"/>
            <w:sz w:val="22"/>
            <w:szCs w:val="22"/>
          </w:rPr>
          <w:instrText xml:space="preserve"> SEQ Table \* ARABIC </w:instrText>
        </w:r>
        <w:r>
          <w:rPr>
            <w:b/>
            <w:i w:val="0"/>
            <w:color w:val="auto"/>
            <w:sz w:val="22"/>
            <w:szCs w:val="22"/>
          </w:rPr>
          <w:fldChar w:fldCharType="separate"/>
        </w:r>
        <w:r w:rsidR="000D0F3B">
          <w:rPr>
            <w:b/>
            <w:i w:val="0"/>
            <w:noProof/>
            <w:color w:val="auto"/>
            <w:sz w:val="22"/>
            <w:szCs w:val="22"/>
          </w:rPr>
          <w:t>1</w:t>
        </w:r>
        <w:r>
          <w:rPr>
            <w:b/>
            <w:i w:val="0"/>
            <w:color w:val="auto"/>
            <w:sz w:val="22"/>
            <w:szCs w:val="22"/>
          </w:rPr>
          <w:fldChar w:fldCharType="end"/>
        </w:r>
        <w:r w:rsidRPr="00A74F1D">
          <w:rPr>
            <w:b/>
            <w:i w:val="0"/>
            <w:color w:val="auto"/>
            <w:sz w:val="22"/>
            <w:szCs w:val="22"/>
          </w:rPr>
          <w:t xml:space="preserve"> - System Term Definitions</w:t>
        </w:r>
        <w:bookmarkEnd w:id="337"/>
      </w:ins>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5"/>
        <w:gridCol w:w="7375"/>
      </w:tblGrid>
      <w:tr w:rsidR="00763648" w14:paraId="110E2D03" w14:textId="77777777" w:rsidTr="00824C3A">
        <w:trPr>
          <w:ins w:id="339" w:author="Tyler" w:date="2017-11-06T12:57:00Z"/>
        </w:trPr>
        <w:tc>
          <w:tcPr>
            <w:tcW w:w="1985" w:type="dxa"/>
            <w:shd w:val="clear" w:color="auto" w:fill="auto"/>
            <w:tcMar>
              <w:top w:w="100" w:type="dxa"/>
              <w:left w:w="100" w:type="dxa"/>
              <w:bottom w:w="100" w:type="dxa"/>
              <w:right w:w="100" w:type="dxa"/>
            </w:tcMar>
          </w:tcPr>
          <w:p w14:paraId="585D2558" w14:textId="77777777" w:rsidR="00763648" w:rsidRDefault="00A74F1D">
            <w:pPr>
              <w:widowControl w:val="0"/>
              <w:spacing w:after="0" w:line="240" w:lineRule="auto"/>
              <w:rPr>
                <w:ins w:id="340" w:author="Tyler" w:date="2017-11-06T12:57:00Z"/>
                <w:b/>
              </w:rPr>
            </w:pPr>
            <w:ins w:id="341" w:author="Tyler" w:date="2017-11-06T12:57:00Z">
              <w:r>
                <w:rPr>
                  <w:b/>
                </w:rPr>
                <w:t>Term</w:t>
              </w:r>
            </w:ins>
          </w:p>
        </w:tc>
        <w:tc>
          <w:tcPr>
            <w:tcW w:w="7375" w:type="dxa"/>
            <w:shd w:val="clear" w:color="auto" w:fill="auto"/>
            <w:tcMar>
              <w:top w:w="100" w:type="dxa"/>
              <w:left w:w="100" w:type="dxa"/>
              <w:bottom w:w="100" w:type="dxa"/>
              <w:right w:w="100" w:type="dxa"/>
            </w:tcMar>
          </w:tcPr>
          <w:p w14:paraId="086E786A" w14:textId="77777777" w:rsidR="00763648" w:rsidRDefault="00A74F1D">
            <w:pPr>
              <w:widowControl w:val="0"/>
              <w:spacing w:after="0" w:line="240" w:lineRule="auto"/>
              <w:rPr>
                <w:ins w:id="342" w:author="Tyler" w:date="2017-11-06T12:57:00Z"/>
                <w:b/>
              </w:rPr>
            </w:pPr>
            <w:ins w:id="343" w:author="Tyler" w:date="2017-11-06T12:57:00Z">
              <w:r>
                <w:rPr>
                  <w:b/>
                </w:rPr>
                <w:t>Definition</w:t>
              </w:r>
            </w:ins>
          </w:p>
        </w:tc>
      </w:tr>
      <w:tr w:rsidR="00763648" w14:paraId="4B34EEE3" w14:textId="77777777" w:rsidTr="00824C3A">
        <w:trPr>
          <w:ins w:id="344" w:author="Tyler" w:date="2017-11-06T12:57:00Z"/>
        </w:trPr>
        <w:tc>
          <w:tcPr>
            <w:tcW w:w="1985" w:type="dxa"/>
            <w:shd w:val="clear" w:color="auto" w:fill="auto"/>
            <w:tcMar>
              <w:top w:w="100" w:type="dxa"/>
              <w:left w:w="100" w:type="dxa"/>
              <w:bottom w:w="100" w:type="dxa"/>
              <w:right w:w="100" w:type="dxa"/>
            </w:tcMar>
          </w:tcPr>
          <w:p w14:paraId="67E18FE6" w14:textId="77777777" w:rsidR="00763648" w:rsidRDefault="00A74F1D">
            <w:pPr>
              <w:widowControl w:val="0"/>
              <w:spacing w:after="0" w:line="240" w:lineRule="auto"/>
              <w:rPr>
                <w:ins w:id="345" w:author="Tyler" w:date="2017-11-06T12:57:00Z"/>
              </w:rPr>
            </w:pPr>
            <w:ins w:id="346" w:author="Tyler" w:date="2017-11-06T12:57:00Z">
              <w:r>
                <w:t>X-axis</w:t>
              </w:r>
            </w:ins>
          </w:p>
        </w:tc>
        <w:tc>
          <w:tcPr>
            <w:tcW w:w="7375" w:type="dxa"/>
            <w:shd w:val="clear" w:color="auto" w:fill="auto"/>
            <w:tcMar>
              <w:top w:w="100" w:type="dxa"/>
              <w:left w:w="100" w:type="dxa"/>
              <w:bottom w:w="100" w:type="dxa"/>
              <w:right w:w="100" w:type="dxa"/>
            </w:tcMar>
          </w:tcPr>
          <w:p w14:paraId="535A5327" w14:textId="77777777" w:rsidR="00763648" w:rsidRDefault="00A74F1D">
            <w:pPr>
              <w:widowControl w:val="0"/>
              <w:spacing w:after="0" w:line="240" w:lineRule="auto"/>
              <w:rPr>
                <w:ins w:id="347" w:author="Tyler" w:date="2017-11-06T12:57:00Z"/>
              </w:rPr>
            </w:pPr>
            <w:ins w:id="348" w:author="Tyler" w:date="2017-11-06T12:57:00Z">
              <w:r>
                <w:t>Forward direction relative to the SmartWalker.</w:t>
              </w:r>
            </w:ins>
          </w:p>
        </w:tc>
      </w:tr>
      <w:tr w:rsidR="00763648" w14:paraId="4F7083D9" w14:textId="77777777" w:rsidTr="00824C3A">
        <w:trPr>
          <w:ins w:id="349" w:author="Tyler" w:date="2017-11-06T12:57:00Z"/>
        </w:trPr>
        <w:tc>
          <w:tcPr>
            <w:tcW w:w="1985" w:type="dxa"/>
            <w:shd w:val="clear" w:color="auto" w:fill="auto"/>
            <w:tcMar>
              <w:top w:w="100" w:type="dxa"/>
              <w:left w:w="100" w:type="dxa"/>
              <w:bottom w:w="100" w:type="dxa"/>
              <w:right w:w="100" w:type="dxa"/>
            </w:tcMar>
          </w:tcPr>
          <w:p w14:paraId="48BD4DA3" w14:textId="77777777" w:rsidR="00763648" w:rsidRDefault="00A74F1D">
            <w:pPr>
              <w:widowControl w:val="0"/>
              <w:spacing w:after="0" w:line="240" w:lineRule="auto"/>
              <w:rPr>
                <w:ins w:id="350" w:author="Tyler" w:date="2017-11-06T12:57:00Z"/>
              </w:rPr>
            </w:pPr>
            <w:ins w:id="351" w:author="Tyler" w:date="2017-11-06T12:57:00Z">
              <w:r>
                <w:t>Y-axis</w:t>
              </w:r>
            </w:ins>
          </w:p>
        </w:tc>
        <w:tc>
          <w:tcPr>
            <w:tcW w:w="7375" w:type="dxa"/>
            <w:shd w:val="clear" w:color="auto" w:fill="auto"/>
            <w:tcMar>
              <w:top w:w="100" w:type="dxa"/>
              <w:left w:w="100" w:type="dxa"/>
              <w:bottom w:w="100" w:type="dxa"/>
              <w:right w:w="100" w:type="dxa"/>
            </w:tcMar>
          </w:tcPr>
          <w:p w14:paraId="21583185" w14:textId="77777777" w:rsidR="00763648" w:rsidRDefault="00A74F1D">
            <w:pPr>
              <w:widowControl w:val="0"/>
              <w:spacing w:after="0" w:line="240" w:lineRule="auto"/>
              <w:rPr>
                <w:ins w:id="352" w:author="Tyler" w:date="2017-11-06T12:57:00Z"/>
              </w:rPr>
            </w:pPr>
            <w:ins w:id="353" w:author="Tyler" w:date="2017-11-06T12:57:00Z">
              <w:r>
                <w:t>Left direction relative to the SmartWalker.</w:t>
              </w:r>
            </w:ins>
          </w:p>
        </w:tc>
      </w:tr>
      <w:tr w:rsidR="00763648" w14:paraId="2E03068B" w14:textId="77777777" w:rsidTr="00824C3A">
        <w:trPr>
          <w:ins w:id="354" w:author="Tyler" w:date="2017-11-06T12:57:00Z"/>
        </w:trPr>
        <w:tc>
          <w:tcPr>
            <w:tcW w:w="1985" w:type="dxa"/>
            <w:shd w:val="clear" w:color="auto" w:fill="auto"/>
            <w:tcMar>
              <w:top w:w="100" w:type="dxa"/>
              <w:left w:w="100" w:type="dxa"/>
              <w:bottom w:w="100" w:type="dxa"/>
              <w:right w:w="100" w:type="dxa"/>
            </w:tcMar>
          </w:tcPr>
          <w:p w14:paraId="2A7EEF14" w14:textId="77777777" w:rsidR="00763648" w:rsidRDefault="00A74F1D">
            <w:pPr>
              <w:widowControl w:val="0"/>
              <w:spacing w:after="0" w:line="240" w:lineRule="auto"/>
              <w:rPr>
                <w:ins w:id="355" w:author="Tyler" w:date="2017-11-06T12:57:00Z"/>
              </w:rPr>
            </w:pPr>
            <w:ins w:id="356" w:author="Tyler" w:date="2017-11-06T12:57:00Z">
              <w:r>
                <w:t>Z-axis</w:t>
              </w:r>
            </w:ins>
          </w:p>
        </w:tc>
        <w:tc>
          <w:tcPr>
            <w:tcW w:w="7375" w:type="dxa"/>
            <w:shd w:val="clear" w:color="auto" w:fill="auto"/>
            <w:tcMar>
              <w:top w:w="100" w:type="dxa"/>
              <w:left w:w="100" w:type="dxa"/>
              <w:bottom w:w="100" w:type="dxa"/>
              <w:right w:w="100" w:type="dxa"/>
            </w:tcMar>
          </w:tcPr>
          <w:p w14:paraId="62A6A489" w14:textId="77777777" w:rsidR="00763648" w:rsidRDefault="00A74F1D">
            <w:pPr>
              <w:widowControl w:val="0"/>
              <w:spacing w:after="0" w:line="240" w:lineRule="auto"/>
              <w:rPr>
                <w:ins w:id="357" w:author="Tyler" w:date="2017-11-06T12:57:00Z"/>
              </w:rPr>
            </w:pPr>
            <w:ins w:id="358" w:author="Tyler" w:date="2017-11-06T12:57:00Z">
              <w:r>
                <w:t>Upward direction (normal to the SmartWalker’s XY-plane).</w:t>
              </w:r>
            </w:ins>
          </w:p>
        </w:tc>
      </w:tr>
      <w:tr w:rsidR="00763648" w14:paraId="3510B579" w14:textId="77777777" w:rsidTr="00824C3A">
        <w:trPr>
          <w:ins w:id="359" w:author="Tyler" w:date="2017-11-06T12:57:00Z"/>
        </w:trPr>
        <w:tc>
          <w:tcPr>
            <w:tcW w:w="1985" w:type="dxa"/>
            <w:shd w:val="clear" w:color="auto" w:fill="auto"/>
            <w:tcMar>
              <w:top w:w="100" w:type="dxa"/>
              <w:left w:w="100" w:type="dxa"/>
              <w:bottom w:w="100" w:type="dxa"/>
              <w:right w:w="100" w:type="dxa"/>
            </w:tcMar>
          </w:tcPr>
          <w:p w14:paraId="451ED61E" w14:textId="77777777" w:rsidR="00763648" w:rsidRDefault="00A74F1D">
            <w:pPr>
              <w:widowControl w:val="0"/>
              <w:spacing w:after="0" w:line="240" w:lineRule="auto"/>
              <w:rPr>
                <w:ins w:id="360" w:author="Tyler" w:date="2017-11-06T12:57:00Z"/>
              </w:rPr>
            </w:pPr>
            <w:ins w:id="361" w:author="Tyler" w:date="2017-11-06T12:57:00Z">
              <w:r>
                <w:t>Yaw</w:t>
              </w:r>
            </w:ins>
          </w:p>
        </w:tc>
        <w:tc>
          <w:tcPr>
            <w:tcW w:w="7375" w:type="dxa"/>
            <w:shd w:val="clear" w:color="auto" w:fill="auto"/>
            <w:tcMar>
              <w:top w:w="100" w:type="dxa"/>
              <w:left w:w="100" w:type="dxa"/>
              <w:bottom w:w="100" w:type="dxa"/>
              <w:right w:w="100" w:type="dxa"/>
            </w:tcMar>
          </w:tcPr>
          <w:p w14:paraId="4B090BA6" w14:textId="77777777" w:rsidR="00763648" w:rsidRDefault="00A74F1D">
            <w:pPr>
              <w:widowControl w:val="0"/>
              <w:spacing w:after="0" w:line="240" w:lineRule="auto"/>
              <w:rPr>
                <w:ins w:id="362" w:author="Tyler" w:date="2017-11-06T12:57:00Z"/>
              </w:rPr>
            </w:pPr>
            <w:ins w:id="363" w:author="Tyler" w:date="2017-11-06T12:57:00Z">
              <w:r>
                <w:t>Angle from the X-axis going counter-clockwise about the Z-axis in the XY-plane.</w:t>
              </w:r>
            </w:ins>
          </w:p>
        </w:tc>
      </w:tr>
      <w:tr w:rsidR="00763648" w14:paraId="24096764" w14:textId="77777777" w:rsidTr="00824C3A">
        <w:trPr>
          <w:ins w:id="364" w:author="Tyler" w:date="2017-11-06T12:57:00Z"/>
        </w:trPr>
        <w:tc>
          <w:tcPr>
            <w:tcW w:w="1985" w:type="dxa"/>
            <w:shd w:val="clear" w:color="auto" w:fill="auto"/>
            <w:tcMar>
              <w:top w:w="100" w:type="dxa"/>
              <w:left w:w="100" w:type="dxa"/>
              <w:bottom w:w="100" w:type="dxa"/>
              <w:right w:w="100" w:type="dxa"/>
            </w:tcMar>
          </w:tcPr>
          <w:p w14:paraId="5D0EB873" w14:textId="77777777" w:rsidR="00763648" w:rsidRDefault="00A74F1D">
            <w:pPr>
              <w:widowControl w:val="0"/>
              <w:spacing w:after="0" w:line="240" w:lineRule="auto"/>
              <w:rPr>
                <w:ins w:id="365" w:author="Tyler" w:date="2017-11-06T12:57:00Z"/>
              </w:rPr>
            </w:pPr>
            <w:ins w:id="366" w:author="Tyler" w:date="2017-11-06T12:57:00Z">
              <w:r>
                <w:t>Pitch</w:t>
              </w:r>
            </w:ins>
          </w:p>
        </w:tc>
        <w:tc>
          <w:tcPr>
            <w:tcW w:w="7375" w:type="dxa"/>
            <w:shd w:val="clear" w:color="auto" w:fill="auto"/>
            <w:tcMar>
              <w:top w:w="100" w:type="dxa"/>
              <w:left w:w="100" w:type="dxa"/>
              <w:bottom w:w="100" w:type="dxa"/>
              <w:right w:w="100" w:type="dxa"/>
            </w:tcMar>
          </w:tcPr>
          <w:p w14:paraId="18C6F749" w14:textId="77777777" w:rsidR="00763648" w:rsidRDefault="00A74F1D">
            <w:pPr>
              <w:widowControl w:val="0"/>
              <w:spacing w:after="0" w:line="240" w:lineRule="auto"/>
              <w:rPr>
                <w:ins w:id="367" w:author="Tyler" w:date="2017-11-06T12:57:00Z"/>
              </w:rPr>
            </w:pPr>
            <w:ins w:id="368" w:author="Tyler" w:date="2017-11-06T12:57:00Z">
              <w:r>
                <w:t>Angle from the Y-axis going counter-clockwise about the X-axis in the YZ-plane.</w:t>
              </w:r>
            </w:ins>
          </w:p>
        </w:tc>
      </w:tr>
      <w:tr w:rsidR="00763648" w14:paraId="0E23654B" w14:textId="77777777" w:rsidTr="00824C3A">
        <w:trPr>
          <w:ins w:id="369" w:author="Tyler" w:date="2017-11-06T12:57:00Z"/>
        </w:trPr>
        <w:tc>
          <w:tcPr>
            <w:tcW w:w="1985" w:type="dxa"/>
            <w:shd w:val="clear" w:color="auto" w:fill="auto"/>
            <w:tcMar>
              <w:top w:w="100" w:type="dxa"/>
              <w:left w:w="100" w:type="dxa"/>
              <w:bottom w:w="100" w:type="dxa"/>
              <w:right w:w="100" w:type="dxa"/>
            </w:tcMar>
          </w:tcPr>
          <w:p w14:paraId="17D01FD4" w14:textId="77777777" w:rsidR="00763648" w:rsidRDefault="00A74F1D">
            <w:pPr>
              <w:widowControl w:val="0"/>
              <w:spacing w:after="0" w:line="240" w:lineRule="auto"/>
              <w:rPr>
                <w:ins w:id="370" w:author="Tyler" w:date="2017-11-06T12:57:00Z"/>
              </w:rPr>
            </w:pPr>
            <w:ins w:id="371" w:author="Tyler" w:date="2017-11-06T12:57:00Z">
              <w:r>
                <w:t>Roll</w:t>
              </w:r>
            </w:ins>
          </w:p>
        </w:tc>
        <w:tc>
          <w:tcPr>
            <w:tcW w:w="7375" w:type="dxa"/>
            <w:shd w:val="clear" w:color="auto" w:fill="auto"/>
            <w:tcMar>
              <w:top w:w="100" w:type="dxa"/>
              <w:left w:w="100" w:type="dxa"/>
              <w:bottom w:w="100" w:type="dxa"/>
              <w:right w:w="100" w:type="dxa"/>
            </w:tcMar>
          </w:tcPr>
          <w:p w14:paraId="2661B9D8" w14:textId="77777777" w:rsidR="00763648" w:rsidRDefault="00A74F1D">
            <w:pPr>
              <w:widowControl w:val="0"/>
              <w:spacing w:after="0" w:line="240" w:lineRule="auto"/>
              <w:rPr>
                <w:ins w:id="372" w:author="Tyler" w:date="2017-11-06T12:57:00Z"/>
              </w:rPr>
            </w:pPr>
            <w:ins w:id="373" w:author="Tyler" w:date="2017-11-06T12:57:00Z">
              <w:r>
                <w:t>Angle from the Z-axis going counter-clockwise about the Y-axis in the XZ-plane.</w:t>
              </w:r>
            </w:ins>
          </w:p>
        </w:tc>
      </w:tr>
      <w:tr w:rsidR="00763648" w14:paraId="357B9099" w14:textId="77777777" w:rsidTr="00824C3A">
        <w:trPr>
          <w:ins w:id="374" w:author="Tyler" w:date="2017-11-06T12:57:00Z"/>
        </w:trPr>
        <w:tc>
          <w:tcPr>
            <w:tcW w:w="1985" w:type="dxa"/>
            <w:shd w:val="clear" w:color="auto" w:fill="auto"/>
            <w:tcMar>
              <w:top w:w="100" w:type="dxa"/>
              <w:left w:w="100" w:type="dxa"/>
              <w:bottom w:w="100" w:type="dxa"/>
              <w:right w:w="100" w:type="dxa"/>
            </w:tcMar>
          </w:tcPr>
          <w:p w14:paraId="7EF1AF35" w14:textId="77777777" w:rsidR="00763648" w:rsidRDefault="00A74F1D">
            <w:pPr>
              <w:widowControl w:val="0"/>
              <w:spacing w:after="0" w:line="240" w:lineRule="auto"/>
              <w:rPr>
                <w:ins w:id="375" w:author="Tyler" w:date="2017-11-06T12:57:00Z"/>
              </w:rPr>
            </w:pPr>
            <w:ins w:id="376" w:author="Tyler" w:date="2017-11-06T12:57:00Z">
              <w:r>
                <w:t>Docking Station</w:t>
              </w:r>
            </w:ins>
          </w:p>
        </w:tc>
        <w:tc>
          <w:tcPr>
            <w:tcW w:w="7375" w:type="dxa"/>
            <w:shd w:val="clear" w:color="auto" w:fill="auto"/>
            <w:tcMar>
              <w:top w:w="100" w:type="dxa"/>
              <w:left w:w="100" w:type="dxa"/>
              <w:bottom w:w="100" w:type="dxa"/>
              <w:right w:w="100" w:type="dxa"/>
            </w:tcMar>
          </w:tcPr>
          <w:p w14:paraId="18DB709A" w14:textId="77777777" w:rsidR="00763648" w:rsidRDefault="00A74F1D">
            <w:pPr>
              <w:widowControl w:val="0"/>
              <w:spacing w:after="0" w:line="240" w:lineRule="auto"/>
              <w:rPr>
                <w:ins w:id="377" w:author="Tyler" w:date="2017-11-06T12:57:00Z"/>
              </w:rPr>
            </w:pPr>
            <w:ins w:id="378" w:author="Tyler" w:date="2017-11-06T12:57:00Z">
              <w:r>
                <w:t>The device that charges the SmartWalker. This is considered the SmartWalker’s Home.</w:t>
              </w:r>
            </w:ins>
          </w:p>
        </w:tc>
      </w:tr>
      <w:tr w:rsidR="00763648" w14:paraId="291034D7" w14:textId="77777777" w:rsidTr="00824C3A">
        <w:trPr>
          <w:ins w:id="379" w:author="Tyler" w:date="2017-11-06T12:57:00Z"/>
        </w:trPr>
        <w:tc>
          <w:tcPr>
            <w:tcW w:w="1985" w:type="dxa"/>
            <w:shd w:val="clear" w:color="auto" w:fill="auto"/>
            <w:tcMar>
              <w:top w:w="100" w:type="dxa"/>
              <w:left w:w="100" w:type="dxa"/>
              <w:bottom w:w="100" w:type="dxa"/>
              <w:right w:w="100" w:type="dxa"/>
            </w:tcMar>
          </w:tcPr>
          <w:p w14:paraId="60671073" w14:textId="77777777" w:rsidR="00763648" w:rsidRDefault="00A74F1D">
            <w:pPr>
              <w:widowControl w:val="0"/>
              <w:spacing w:after="0" w:line="240" w:lineRule="auto"/>
              <w:rPr>
                <w:ins w:id="380" w:author="Tyler" w:date="2017-11-06T12:57:00Z"/>
              </w:rPr>
            </w:pPr>
            <w:ins w:id="381" w:author="Tyler" w:date="2017-11-06T12:57:00Z">
              <w:r>
                <w:t>UI</w:t>
              </w:r>
            </w:ins>
          </w:p>
        </w:tc>
        <w:tc>
          <w:tcPr>
            <w:tcW w:w="7375" w:type="dxa"/>
            <w:shd w:val="clear" w:color="auto" w:fill="auto"/>
            <w:tcMar>
              <w:top w:w="100" w:type="dxa"/>
              <w:left w:w="100" w:type="dxa"/>
              <w:bottom w:w="100" w:type="dxa"/>
              <w:right w:w="100" w:type="dxa"/>
            </w:tcMar>
          </w:tcPr>
          <w:p w14:paraId="6CEF07EE" w14:textId="77777777" w:rsidR="00763648" w:rsidRDefault="00A74F1D">
            <w:pPr>
              <w:widowControl w:val="0"/>
              <w:spacing w:after="0" w:line="240" w:lineRule="auto"/>
              <w:rPr>
                <w:ins w:id="382" w:author="Tyler" w:date="2017-11-06T12:57:00Z"/>
              </w:rPr>
            </w:pPr>
            <w:ins w:id="383" w:author="Tyler" w:date="2017-11-06T12:57:00Z">
              <w:r>
                <w:t>User Interface.</w:t>
              </w:r>
            </w:ins>
          </w:p>
        </w:tc>
      </w:tr>
      <w:tr w:rsidR="00824C3A" w14:paraId="5C41A5D7" w14:textId="77777777" w:rsidTr="00824C3A">
        <w:trPr>
          <w:ins w:id="384" w:author="Tyler" w:date="2017-11-06T12:57:00Z"/>
        </w:trPr>
        <w:tc>
          <w:tcPr>
            <w:tcW w:w="1985" w:type="dxa"/>
            <w:shd w:val="clear" w:color="auto" w:fill="auto"/>
            <w:tcMar>
              <w:top w:w="100" w:type="dxa"/>
              <w:left w:w="100" w:type="dxa"/>
              <w:bottom w:w="100" w:type="dxa"/>
              <w:right w:w="100" w:type="dxa"/>
            </w:tcMar>
          </w:tcPr>
          <w:p w14:paraId="6DC7EDDA" w14:textId="77777777" w:rsidR="00824C3A" w:rsidRDefault="00824C3A">
            <w:pPr>
              <w:widowControl w:val="0"/>
              <w:spacing w:after="0" w:line="240" w:lineRule="auto"/>
              <w:rPr>
                <w:ins w:id="385" w:author="Tyler" w:date="2017-11-06T12:57:00Z"/>
              </w:rPr>
            </w:pPr>
            <w:ins w:id="386" w:author="Tyler" w:date="2017-11-06T12:57:00Z">
              <w:r>
                <w:t>Phone App</w:t>
              </w:r>
              <w:r>
                <w:br/>
                <w:t>(Phone Application)</w:t>
              </w:r>
            </w:ins>
          </w:p>
        </w:tc>
        <w:tc>
          <w:tcPr>
            <w:tcW w:w="7375" w:type="dxa"/>
            <w:shd w:val="clear" w:color="auto" w:fill="auto"/>
            <w:tcMar>
              <w:top w:w="100" w:type="dxa"/>
              <w:left w:w="100" w:type="dxa"/>
              <w:bottom w:w="100" w:type="dxa"/>
              <w:right w:w="100" w:type="dxa"/>
            </w:tcMar>
          </w:tcPr>
          <w:p w14:paraId="29FCA48E" w14:textId="77777777" w:rsidR="00824C3A" w:rsidRDefault="00824C3A">
            <w:pPr>
              <w:widowControl w:val="0"/>
              <w:spacing w:after="0" w:line="240" w:lineRule="auto"/>
              <w:rPr>
                <w:ins w:id="387" w:author="Tyler" w:date="2017-11-06T12:57:00Z"/>
              </w:rPr>
            </w:pPr>
            <w:ins w:id="388" w:author="Tyler" w:date="2017-11-06T12:57:00Z">
              <w:r>
                <w:t>Refers to an application on a person’s smartphone device.  Often simply called an “App”.</w:t>
              </w:r>
            </w:ins>
          </w:p>
        </w:tc>
      </w:tr>
    </w:tbl>
    <w:p w14:paraId="5D84032B" w14:textId="77777777" w:rsidR="00763648" w:rsidRDefault="00763648">
      <w:pPr>
        <w:spacing w:before="200"/>
        <w:jc w:val="both"/>
        <w:rPr>
          <w:ins w:id="389" w:author="Tyler" w:date="2017-11-06T12:57:00Z"/>
        </w:rPr>
      </w:pPr>
    </w:p>
    <w:p w14:paraId="2C7A6F33" w14:textId="77777777" w:rsidR="00763648" w:rsidRDefault="00A74F1D">
      <w:pPr>
        <w:spacing w:before="200"/>
        <w:jc w:val="center"/>
        <w:rPr>
          <w:ins w:id="390" w:author="Tyler" w:date="2017-11-06T12:57:00Z"/>
        </w:rPr>
      </w:pPr>
      <w:ins w:id="391" w:author="Tyler" w:date="2017-11-06T12:57:00Z">
        <w:r>
          <w:rPr>
            <w:noProof/>
          </w:rPr>
          <w:lastRenderedPageBreak/>
          <w:drawing>
            <wp:inline distT="114300" distB="114300" distL="114300" distR="114300">
              <wp:extent cx="4567238" cy="401730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4567238" cy="4017305"/>
                      </a:xfrm>
                      <a:prstGeom prst="rect">
                        <a:avLst/>
                      </a:prstGeom>
                      <a:ln/>
                    </pic:spPr>
                  </pic:pic>
                </a:graphicData>
              </a:graphic>
            </wp:inline>
          </w:drawing>
        </w:r>
      </w:ins>
    </w:p>
    <w:p w14:paraId="7008C48D" w14:textId="77777777" w:rsidR="00A74F1D" w:rsidRDefault="00A74F1D" w:rsidP="00A74F1D">
      <w:pPr>
        <w:pStyle w:val="Caption"/>
        <w:jc w:val="center"/>
        <w:rPr>
          <w:ins w:id="392" w:author="Tyler" w:date="2017-11-06T12:57:00Z"/>
        </w:rPr>
      </w:pPr>
      <w:bookmarkStart w:id="393" w:name="_Toc497734700"/>
      <w:ins w:id="394" w:author="Tyler" w:date="2017-11-06T12:57:00Z">
        <w:r>
          <w:t xml:space="preserve">Figure </w:t>
        </w:r>
        <w:r w:rsidR="007568C6">
          <w:fldChar w:fldCharType="begin"/>
        </w:r>
        <w:r w:rsidR="007568C6">
          <w:instrText xml:space="preserve"> SEQ Figure \* ARABIC </w:instrText>
        </w:r>
        <w:r w:rsidR="007568C6">
          <w:fldChar w:fldCharType="separate"/>
        </w:r>
        <w:r w:rsidR="000D0F3B">
          <w:rPr>
            <w:noProof/>
          </w:rPr>
          <w:t>1</w:t>
        </w:r>
        <w:r w:rsidR="007568C6">
          <w:rPr>
            <w:noProof/>
          </w:rPr>
          <w:fldChar w:fldCharType="end"/>
        </w:r>
        <w:r>
          <w:t xml:space="preserve"> - SmartWalker Axes and Orientation</w:t>
        </w:r>
        <w:bookmarkEnd w:id="393"/>
      </w:ins>
    </w:p>
    <w:p w14:paraId="1B694AF0" w14:textId="77777777" w:rsidR="00763648" w:rsidRDefault="00A74F1D">
      <w:pPr>
        <w:pStyle w:val="Heading2"/>
        <w:rPr>
          <w:ins w:id="395" w:author="Tyler" w:date="2017-11-06T12:57:00Z"/>
        </w:rPr>
      </w:pPr>
      <w:bookmarkStart w:id="396" w:name="_Toc497734534"/>
      <w:ins w:id="397" w:author="Tyler" w:date="2017-11-06T12:57:00Z">
        <w:r>
          <w:t>2.3 System Behaviour</w:t>
        </w:r>
        <w:bookmarkEnd w:id="396"/>
      </w:ins>
    </w:p>
    <w:p w14:paraId="316C9A74" w14:textId="77777777" w:rsidR="00763648" w:rsidRDefault="00A74F1D">
      <w:pPr>
        <w:spacing w:before="200"/>
        <w:jc w:val="both"/>
      </w:pPr>
      <w:r>
        <w:t>The SmartWalker has two main functionalities (or modes): autonomous mobility and manual driving.</w:t>
      </w:r>
    </w:p>
    <w:p w14:paraId="2E6E0FA3" w14:textId="1116B6F0" w:rsidR="00763648" w:rsidRDefault="00A74F1D">
      <w:pPr>
        <w:numPr>
          <w:ilvl w:val="0"/>
          <w:numId w:val="12"/>
        </w:numPr>
        <w:spacing w:after="0"/>
        <w:contextualSpacing/>
        <w:jc w:val="both"/>
        <w:pPrChange w:id="398" w:author="Tyler" w:date="2017-11-06T12:57:00Z">
          <w:pPr>
            <w:numPr>
              <w:numId w:val="37"/>
            </w:numPr>
            <w:ind w:left="720" w:hanging="360"/>
            <w:contextualSpacing/>
            <w:jc w:val="both"/>
          </w:pPr>
        </w:pPrChange>
      </w:pPr>
      <w:r>
        <w:rPr>
          <w:i/>
        </w:rPr>
        <w:t xml:space="preserve">Autonomous </w:t>
      </w:r>
      <w:del w:id="399" w:author="Tyler" w:date="2017-11-06T12:57:00Z">
        <w:r w:rsidR="006A07A7">
          <w:rPr>
            <w:i/>
          </w:rPr>
          <w:delText>Mobility</w:delText>
        </w:r>
      </w:del>
      <w:ins w:id="400" w:author="Tyler" w:date="2017-11-06T12:57:00Z">
        <w:r>
          <w:rPr>
            <w:i/>
          </w:rPr>
          <w:t>Mode</w:t>
        </w:r>
      </w:ins>
      <w:r>
        <w:t>: The ability to move out of the way of the user whenever requested to a designated home location as well as return to the user when requested.</w:t>
      </w:r>
    </w:p>
    <w:p w14:paraId="4F5A9C3B" w14:textId="2F74D5A1" w:rsidR="00763648" w:rsidRDefault="00A74F1D">
      <w:pPr>
        <w:numPr>
          <w:ilvl w:val="0"/>
          <w:numId w:val="12"/>
        </w:numPr>
        <w:spacing w:after="0"/>
        <w:contextualSpacing/>
        <w:jc w:val="both"/>
        <w:pPrChange w:id="401" w:author="Tyler" w:date="2017-11-06T12:57:00Z">
          <w:pPr>
            <w:numPr>
              <w:numId w:val="37"/>
            </w:numPr>
            <w:ind w:left="720" w:hanging="360"/>
            <w:contextualSpacing/>
            <w:jc w:val="both"/>
          </w:pPr>
        </w:pPrChange>
      </w:pPr>
      <w:r>
        <w:rPr>
          <w:i/>
        </w:rPr>
        <w:t xml:space="preserve">Manual </w:t>
      </w:r>
      <w:del w:id="402" w:author="Tyler" w:date="2017-11-06T12:57:00Z">
        <w:r w:rsidR="006A07A7">
          <w:rPr>
            <w:i/>
          </w:rPr>
          <w:delText>Driving</w:delText>
        </w:r>
      </w:del>
      <w:ins w:id="403" w:author="Tyler" w:date="2017-11-06T12:57:00Z">
        <w:r>
          <w:rPr>
            <w:i/>
          </w:rPr>
          <w:t>Mode</w:t>
        </w:r>
      </w:ins>
      <w:r>
        <w:t>: The ability to operate like a standard medical walker, with added smart features like assisted braking and assisted driving.</w:t>
      </w:r>
    </w:p>
    <w:p w14:paraId="6228703A" w14:textId="5F172B6F" w:rsidR="00763648" w:rsidRDefault="00A74F1D">
      <w:pPr>
        <w:jc w:val="both"/>
      </w:pPr>
      <w:r>
        <w:t xml:space="preserve">These core functions are supported by two sub-functions: a </w:t>
      </w:r>
      <w:del w:id="404" w:author="Tyler" w:date="2017-11-06T12:57:00Z">
        <w:r w:rsidR="006A07A7">
          <w:delText>smartphone</w:delText>
        </w:r>
      </w:del>
      <w:ins w:id="405" w:author="Tyler" w:date="2017-11-06T12:57:00Z">
        <w:r>
          <w:t>phone</w:t>
        </w:r>
      </w:ins>
      <w:r>
        <w:t xml:space="preserve"> application and a docking station. The </w:t>
      </w:r>
      <w:del w:id="406" w:author="Tyler" w:date="2017-11-06T12:57:00Z">
        <w:r w:rsidR="006A07A7">
          <w:delText>smartphone application</w:delText>
        </w:r>
      </w:del>
      <w:ins w:id="407" w:author="Tyler" w:date="2017-11-06T12:57:00Z">
        <w:r>
          <w:t>phone app</w:t>
        </w:r>
      </w:ins>
      <w:r>
        <w:t xml:space="preserve"> is used as an avenue to capture user-specific monitored </w:t>
      </w:r>
      <w:r>
        <w:lastRenderedPageBreak/>
        <w:t xml:space="preserve">variables, while the docking station is used to support the autonomous mobility function by acting as a home location. </w:t>
      </w:r>
    </w:p>
    <w:p w14:paraId="44665762" w14:textId="16EA2A00" w:rsidR="00763648" w:rsidRDefault="00A74F1D">
      <w:pPr>
        <w:pStyle w:val="Heading2"/>
        <w:jc w:val="both"/>
      </w:pPr>
      <w:bookmarkStart w:id="408" w:name="_Ref497730797"/>
      <w:bookmarkStart w:id="409" w:name="_Toc497734535"/>
      <w:bookmarkStart w:id="410" w:name="_Toc497314622"/>
      <w:bookmarkStart w:id="411" w:name="_Ref497315483"/>
      <w:r>
        <w:t>2.</w:t>
      </w:r>
      <w:del w:id="412" w:author="Tyler" w:date="2017-11-06T12:57:00Z">
        <w:r w:rsidR="00811B56">
          <w:delText>3</w:delText>
        </w:r>
      </w:del>
      <w:ins w:id="413" w:author="Tyler" w:date="2017-11-06T12:57:00Z">
        <w:r>
          <w:t>4</w:t>
        </w:r>
      </w:ins>
      <w:r>
        <w:t xml:space="preserve"> Operating Environment</w:t>
      </w:r>
      <w:bookmarkEnd w:id="408"/>
      <w:bookmarkEnd w:id="409"/>
      <w:bookmarkEnd w:id="410"/>
      <w:bookmarkEnd w:id="411"/>
    </w:p>
    <w:p w14:paraId="25331D2D" w14:textId="77777777" w:rsidR="00763648" w:rsidRDefault="00A74F1D">
      <w:pPr>
        <w:jc w:val="both"/>
      </w:pPr>
      <w:r>
        <w:t>The operating environment of the SmartWalker is a typical hospital. This environment is divided into two areas: the patient’s room, and the hospital hallways/common rooms and outside grounds. Manual mode will be available in all environments (patient room, hospital corridors, hospital grounds etc.) while Autonomous mode will only be available in the patient room that contains its corresponding docking station.</w:t>
      </w:r>
    </w:p>
    <w:p w14:paraId="34F30145" w14:textId="1108F50D" w:rsidR="00763648" w:rsidRDefault="00AA626F">
      <w:pPr>
        <w:pPrChange w:id="414" w:author="Tyler" w:date="2017-11-06T12:57:00Z">
          <w:pPr>
            <w:jc w:val="both"/>
          </w:pPr>
        </w:pPrChange>
      </w:pPr>
      <w:del w:id="415" w:author="Tyler" w:date="2017-11-06T12:57:00Z">
        <w:r w:rsidRPr="00AA626F">
          <w:rPr>
            <w:b/>
          </w:rPr>
          <w:fldChar w:fldCharType="begin"/>
        </w:r>
        <w:r w:rsidRPr="00AA626F">
          <w:rPr>
            <w:b/>
          </w:rPr>
          <w:delInstrText xml:space="preserve"> REF _Ref497314444 \h  \* MERGEFORMAT </w:delInstrText>
        </w:r>
        <w:r w:rsidRPr="00AA626F">
          <w:rPr>
            <w:b/>
          </w:rPr>
        </w:r>
        <w:r w:rsidRPr="00AA626F">
          <w:rPr>
            <w:b/>
          </w:rPr>
          <w:fldChar w:fldCharType="separate"/>
        </w:r>
        <w:r w:rsidRPr="00AA626F">
          <w:rPr>
            <w:b/>
          </w:rPr>
          <w:delText xml:space="preserve">Figure </w:delText>
        </w:r>
        <w:r w:rsidRPr="00AA626F">
          <w:rPr>
            <w:b/>
            <w:noProof/>
          </w:rPr>
          <w:delText>1</w:delText>
        </w:r>
        <w:r w:rsidRPr="00AA626F">
          <w:rPr>
            <w:b/>
          </w:rPr>
          <w:fldChar w:fldCharType="end"/>
        </w:r>
      </w:del>
      <w:ins w:id="416" w:author="Tyler" w:date="2017-11-06T12:57:00Z">
        <w:r w:rsidR="00A74F1D" w:rsidRPr="00A74F1D">
          <w:rPr>
            <w:b/>
            <w:i/>
          </w:rPr>
          <w:fldChar w:fldCharType="begin"/>
        </w:r>
        <w:r w:rsidR="00A74F1D" w:rsidRPr="00A74F1D">
          <w:rPr>
            <w:b/>
            <w:i/>
          </w:rPr>
          <w:instrText xml:space="preserve"> REF _Ref497731257 \h  \* MERGEFORMAT </w:instrText>
        </w:r>
        <w:r w:rsidR="00A74F1D" w:rsidRPr="00A74F1D">
          <w:rPr>
            <w:b/>
            <w:i/>
          </w:rPr>
        </w:r>
        <w:r w:rsidR="00A74F1D" w:rsidRPr="00A74F1D">
          <w:rPr>
            <w:b/>
            <w:i/>
          </w:rPr>
          <w:fldChar w:fldCharType="separate"/>
        </w:r>
        <w:r w:rsidR="00A74F1D" w:rsidRPr="00A74F1D">
          <w:rPr>
            <w:b/>
            <w:i/>
          </w:rPr>
          <w:t xml:space="preserve">Figure </w:t>
        </w:r>
        <w:r w:rsidR="00A74F1D" w:rsidRPr="00A74F1D">
          <w:rPr>
            <w:b/>
            <w:i/>
            <w:noProof/>
          </w:rPr>
          <w:t>2</w:t>
        </w:r>
        <w:r w:rsidR="00A74F1D" w:rsidRPr="00A74F1D">
          <w:rPr>
            <w:b/>
            <w:i/>
          </w:rPr>
          <w:fldChar w:fldCharType="end"/>
        </w:r>
      </w:ins>
      <w:r w:rsidR="00A74F1D">
        <w:t xml:space="preserve"> below indicates a sample patient room in a hospital. The docking station would be located next to a wall plugged into an electrical outlet ready to charge the walker at any moment. The docking station will not be in the way of medical equipment and medical personnel such as doctors, nurses, and caregivers. </w:t>
      </w:r>
      <w:del w:id="417" w:author="Tyler" w:date="2017-11-06T12:57:00Z">
        <w:r w:rsidRPr="00AA626F">
          <w:rPr>
            <w:b/>
            <w:highlight w:val="yellow"/>
          </w:rPr>
          <w:fldChar w:fldCharType="begin"/>
        </w:r>
        <w:r w:rsidRPr="00AA626F">
          <w:rPr>
            <w:b/>
          </w:rPr>
          <w:delInstrText xml:space="preserve"> REF _Ref497314489 \h </w:delInstrText>
        </w:r>
        <w:r>
          <w:rPr>
            <w:b/>
            <w:highlight w:val="yellow"/>
          </w:rPr>
          <w:delInstrText xml:space="preserve"> \* MERGEFORMAT </w:delInstrText>
        </w:r>
        <w:r w:rsidRPr="00AA626F">
          <w:rPr>
            <w:b/>
            <w:highlight w:val="yellow"/>
          </w:rPr>
        </w:r>
        <w:r w:rsidRPr="00AA626F">
          <w:rPr>
            <w:b/>
            <w:highlight w:val="yellow"/>
          </w:rPr>
          <w:fldChar w:fldCharType="separate"/>
        </w:r>
        <w:r w:rsidRPr="00AA626F">
          <w:rPr>
            <w:b/>
          </w:rPr>
          <w:delText xml:space="preserve">Figure </w:delText>
        </w:r>
        <w:r w:rsidRPr="00AA626F">
          <w:rPr>
            <w:b/>
            <w:noProof/>
          </w:rPr>
          <w:delText>2</w:delText>
        </w:r>
        <w:r w:rsidRPr="00AA626F">
          <w:rPr>
            <w:b/>
            <w:highlight w:val="yellow"/>
          </w:rPr>
          <w:fldChar w:fldCharType="end"/>
        </w:r>
      </w:del>
      <w:ins w:id="418" w:author="Tyler" w:date="2017-11-06T12:57:00Z">
        <w:r w:rsidR="00A74F1D" w:rsidRPr="00A74F1D">
          <w:rPr>
            <w:b/>
            <w:i/>
            <w:highlight w:val="yellow"/>
          </w:rPr>
          <w:fldChar w:fldCharType="begin"/>
        </w:r>
        <w:r w:rsidR="00A74F1D" w:rsidRPr="00A74F1D">
          <w:rPr>
            <w:b/>
            <w:i/>
          </w:rPr>
          <w:instrText xml:space="preserve"> REF _Ref497731418 \h </w:instrText>
        </w:r>
        <w:r w:rsidR="00A74F1D" w:rsidRPr="00A74F1D">
          <w:rPr>
            <w:b/>
            <w:i/>
            <w:highlight w:val="yellow"/>
          </w:rPr>
          <w:instrText xml:space="preserve"> \* MERGEFORMAT </w:instrText>
        </w:r>
        <w:r w:rsidR="00A74F1D" w:rsidRPr="00A74F1D">
          <w:rPr>
            <w:b/>
            <w:i/>
            <w:highlight w:val="yellow"/>
          </w:rPr>
        </w:r>
        <w:r w:rsidR="00A74F1D" w:rsidRPr="00A74F1D">
          <w:rPr>
            <w:b/>
            <w:i/>
            <w:highlight w:val="yellow"/>
          </w:rPr>
          <w:fldChar w:fldCharType="separate"/>
        </w:r>
        <w:r w:rsidR="00A74F1D" w:rsidRPr="00A74F1D">
          <w:rPr>
            <w:b/>
            <w:i/>
          </w:rPr>
          <w:t>Figu</w:t>
        </w:r>
        <w:r w:rsidR="00A74F1D" w:rsidRPr="00A74F1D">
          <w:rPr>
            <w:b/>
            <w:i/>
          </w:rPr>
          <w:t>r</w:t>
        </w:r>
        <w:r w:rsidR="00A74F1D" w:rsidRPr="00A74F1D">
          <w:rPr>
            <w:b/>
            <w:i/>
          </w:rPr>
          <w:t xml:space="preserve">e </w:t>
        </w:r>
        <w:r w:rsidR="00A74F1D" w:rsidRPr="00A74F1D">
          <w:rPr>
            <w:b/>
            <w:i/>
            <w:noProof/>
          </w:rPr>
          <w:t>3</w:t>
        </w:r>
        <w:r w:rsidR="00A74F1D" w:rsidRPr="00A74F1D">
          <w:rPr>
            <w:b/>
            <w:i/>
            <w:highlight w:val="yellow"/>
          </w:rPr>
          <w:fldChar w:fldCharType="end"/>
        </w:r>
      </w:ins>
      <w:r w:rsidR="00A74F1D">
        <w:t xml:space="preserve"> below indicates a sample hospital and </w:t>
      </w:r>
      <w:del w:id="419" w:author="Tyler" w:date="2017-11-06T12:57:00Z">
        <w:r w:rsidR="006A07A7">
          <w:delText>it’s</w:delText>
        </w:r>
      </w:del>
      <w:ins w:id="420" w:author="Tyler" w:date="2017-11-06T12:57:00Z">
        <w:r w:rsidR="00A74F1D">
          <w:t>its</w:t>
        </w:r>
      </w:ins>
      <w:r w:rsidR="00A74F1D">
        <w:t xml:space="preserve"> surrounding outside grounds that the SmartWalker can be implemented in. </w:t>
      </w:r>
      <w:del w:id="421" w:author="Tyler" w:date="2017-11-06T12:57:00Z">
        <w:r w:rsidR="006A07A7">
          <w:delText>[GPS CAPABILITY USING THE MAP, CAN’T SHOW FLOOR]</w:delText>
        </w:r>
      </w:del>
    </w:p>
    <w:p w14:paraId="1FADB25D" w14:textId="77777777" w:rsidR="00B909E9" w:rsidRDefault="006A07A7">
      <w:pPr>
        <w:jc w:val="center"/>
        <w:rPr>
          <w:del w:id="422" w:author="Tyler" w:date="2017-11-06T12:57:00Z"/>
        </w:rPr>
      </w:pPr>
      <w:del w:id="423" w:author="Tyler" w:date="2017-11-06T12:57:00Z">
        <w:r>
          <w:rPr>
            <w:noProof/>
          </w:rPr>
          <w:drawing>
            <wp:inline distT="114300" distB="114300" distL="114300" distR="114300" wp14:anchorId="3DA505CF" wp14:editId="7EDCAE50">
              <wp:extent cx="4202113" cy="303636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202113" cy="3036365"/>
                      </a:xfrm>
                      <a:prstGeom prst="rect">
                        <a:avLst/>
                      </a:prstGeom>
                      <a:ln/>
                    </pic:spPr>
                  </pic:pic>
                </a:graphicData>
              </a:graphic>
            </wp:inline>
          </w:drawing>
        </w:r>
      </w:del>
    </w:p>
    <w:p w14:paraId="65A06DED" w14:textId="77777777" w:rsidR="00B909E9" w:rsidRDefault="00811B56" w:rsidP="00811B56">
      <w:pPr>
        <w:pStyle w:val="Caption"/>
        <w:jc w:val="center"/>
        <w:rPr>
          <w:del w:id="424" w:author="Tyler" w:date="2017-11-06T12:57:00Z"/>
        </w:rPr>
      </w:pPr>
      <w:bookmarkStart w:id="425" w:name="_Ref497314444"/>
      <w:bookmarkStart w:id="426" w:name="_Ref497314419"/>
      <w:bookmarkStart w:id="427" w:name="_Toc497314544"/>
      <w:del w:id="428" w:author="Tyler" w:date="2017-11-06T12:57:00Z">
        <w:r>
          <w:delText xml:space="preserve">Figure </w:delText>
        </w:r>
        <w:r w:rsidR="008B3625">
          <w:fldChar w:fldCharType="begin"/>
        </w:r>
        <w:r w:rsidR="008B3625">
          <w:delInstrText xml:space="preserve"> SEQ Figure \* ARABIC </w:delInstrText>
        </w:r>
        <w:r w:rsidR="008B3625">
          <w:fldChar w:fldCharType="separate"/>
        </w:r>
        <w:r w:rsidR="001B6DFE">
          <w:rPr>
            <w:noProof/>
          </w:rPr>
          <w:delText>1</w:delText>
        </w:r>
        <w:r w:rsidR="008B3625">
          <w:rPr>
            <w:noProof/>
          </w:rPr>
          <w:fldChar w:fldCharType="end"/>
        </w:r>
        <w:bookmarkEnd w:id="425"/>
        <w:r>
          <w:delText xml:space="preserve"> - Hospital Patient Room</w:delText>
        </w:r>
        <w:bookmarkEnd w:id="426"/>
        <w:bookmarkEnd w:id="427"/>
      </w:del>
    </w:p>
    <w:p w14:paraId="56A61CA0" w14:textId="77777777" w:rsidR="00EC3BEE" w:rsidRDefault="006A07A7" w:rsidP="00EC3BEE">
      <w:pPr>
        <w:pStyle w:val="Caption"/>
        <w:jc w:val="center"/>
        <w:rPr>
          <w:del w:id="429" w:author="Tyler" w:date="2017-11-06T12:57:00Z"/>
        </w:rPr>
      </w:pPr>
      <w:del w:id="430" w:author="Tyler" w:date="2017-11-06T12:57:00Z">
        <w:r>
          <w:rPr>
            <w:noProof/>
          </w:rPr>
          <w:lastRenderedPageBreak/>
          <w:drawing>
            <wp:inline distT="114300" distB="114300" distL="114300" distR="114300" wp14:anchorId="73182447" wp14:editId="0034A352">
              <wp:extent cx="3216259" cy="363537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3216259" cy="3635375"/>
                      </a:xfrm>
                      <a:prstGeom prst="rect">
                        <a:avLst/>
                      </a:prstGeom>
                      <a:ln/>
                    </pic:spPr>
                  </pic:pic>
                </a:graphicData>
              </a:graphic>
            </wp:inline>
          </w:drawing>
        </w:r>
      </w:del>
    </w:p>
    <w:p w14:paraId="69847733" w14:textId="77777777" w:rsidR="00763648" w:rsidRDefault="00763648">
      <w:pPr>
        <w:jc w:val="center"/>
        <w:rPr>
          <w:ins w:id="431" w:author="Tyler" w:date="2017-11-06T12:57:00Z"/>
        </w:rPr>
      </w:pPr>
    </w:p>
    <w:p w14:paraId="19DDD624" w14:textId="77777777" w:rsidR="00763648" w:rsidRDefault="00A74F1D">
      <w:pPr>
        <w:jc w:val="center"/>
        <w:rPr>
          <w:ins w:id="432" w:author="Tyler" w:date="2017-11-06T12:57:00Z"/>
        </w:rPr>
      </w:pPr>
      <w:ins w:id="433" w:author="Tyler" w:date="2017-11-06T12:57:00Z">
        <w:r>
          <w:rPr>
            <w:noProof/>
          </w:rPr>
          <w:lastRenderedPageBreak/>
          <w:drawing>
            <wp:inline distT="114300" distB="114300" distL="114300" distR="114300">
              <wp:extent cx="4184242" cy="3024188"/>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4184242" cy="3024188"/>
                      </a:xfrm>
                      <a:prstGeom prst="rect">
                        <a:avLst/>
                      </a:prstGeom>
                      <a:ln/>
                    </pic:spPr>
                  </pic:pic>
                </a:graphicData>
              </a:graphic>
            </wp:inline>
          </w:drawing>
        </w:r>
      </w:ins>
    </w:p>
    <w:p w14:paraId="6E6CEB28" w14:textId="77777777" w:rsidR="00A74F1D" w:rsidRDefault="00A74F1D" w:rsidP="00A74F1D">
      <w:pPr>
        <w:pStyle w:val="Caption"/>
        <w:jc w:val="center"/>
        <w:rPr>
          <w:ins w:id="434" w:author="Tyler" w:date="2017-11-06T12:57:00Z"/>
        </w:rPr>
      </w:pPr>
      <w:bookmarkStart w:id="435" w:name="_Ref497731257"/>
      <w:bookmarkStart w:id="436" w:name="_Toc497734701"/>
      <w:bookmarkStart w:id="437" w:name="_Ref497314489"/>
      <w:bookmarkStart w:id="438" w:name="_Toc497314545"/>
      <w:r>
        <w:t xml:space="preserve">Figure </w:t>
      </w:r>
      <w:r w:rsidR="007568C6">
        <w:fldChar w:fldCharType="begin"/>
      </w:r>
      <w:r w:rsidR="007568C6">
        <w:instrText xml:space="preserve"> SEQ Figure \* ARABIC </w:instrText>
      </w:r>
      <w:r w:rsidR="007568C6">
        <w:fldChar w:fldCharType="separate"/>
      </w:r>
      <w:r w:rsidR="000D0F3B">
        <w:rPr>
          <w:noProof/>
        </w:rPr>
        <w:t>2</w:t>
      </w:r>
      <w:r w:rsidR="007568C6">
        <w:rPr>
          <w:noProof/>
        </w:rPr>
        <w:fldChar w:fldCharType="end"/>
      </w:r>
      <w:bookmarkEnd w:id="435"/>
      <w:bookmarkEnd w:id="437"/>
      <w:r>
        <w:t xml:space="preserve"> - </w:t>
      </w:r>
      <w:ins w:id="439" w:author="Tyler" w:date="2017-11-06T12:57:00Z">
        <w:r>
          <w:t>Hospital Patient Room</w:t>
        </w:r>
        <w:bookmarkEnd w:id="436"/>
      </w:ins>
    </w:p>
    <w:p w14:paraId="638653B1" w14:textId="77777777" w:rsidR="00763648" w:rsidRDefault="00A74F1D">
      <w:pPr>
        <w:spacing w:after="200" w:line="240" w:lineRule="auto"/>
        <w:jc w:val="center"/>
        <w:rPr>
          <w:ins w:id="440" w:author="Tyler" w:date="2017-11-06T12:57:00Z"/>
          <w:i/>
          <w:color w:val="44546A"/>
          <w:sz w:val="18"/>
          <w:szCs w:val="18"/>
        </w:rPr>
      </w:pPr>
      <w:ins w:id="441" w:author="Tyler" w:date="2017-11-06T12:57:00Z">
        <w:r>
          <w:rPr>
            <w:i/>
            <w:noProof/>
            <w:color w:val="44546A"/>
            <w:sz w:val="18"/>
            <w:szCs w:val="18"/>
          </w:rPr>
          <w:lastRenderedPageBreak/>
          <w:drawing>
            <wp:inline distT="114300" distB="114300" distL="114300" distR="114300">
              <wp:extent cx="3216259" cy="3635375"/>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3216259" cy="3635375"/>
                      </a:xfrm>
                      <a:prstGeom prst="rect">
                        <a:avLst/>
                      </a:prstGeom>
                      <a:ln/>
                    </pic:spPr>
                  </pic:pic>
                </a:graphicData>
              </a:graphic>
            </wp:inline>
          </w:drawing>
        </w:r>
      </w:ins>
    </w:p>
    <w:p w14:paraId="33459860" w14:textId="77777777" w:rsidR="00A74F1D" w:rsidRDefault="00A74F1D" w:rsidP="00A74F1D">
      <w:pPr>
        <w:pStyle w:val="Caption"/>
        <w:jc w:val="center"/>
      </w:pPr>
      <w:bookmarkStart w:id="442" w:name="_wz5hbgxysszy" w:colFirst="0" w:colLast="0"/>
      <w:bookmarkStart w:id="443" w:name="_Ref497731418"/>
      <w:bookmarkStart w:id="444" w:name="_Toc497734702"/>
      <w:bookmarkStart w:id="445" w:name="_GoBack"/>
      <w:bookmarkEnd w:id="442"/>
      <w:bookmarkEnd w:id="445"/>
      <w:ins w:id="446" w:author="Tyler" w:date="2017-11-06T12:57:00Z">
        <w:r>
          <w:t xml:space="preserve">Figure </w:t>
        </w:r>
        <w:r w:rsidR="007568C6">
          <w:fldChar w:fldCharType="begin"/>
        </w:r>
        <w:r w:rsidR="007568C6">
          <w:instrText xml:space="preserve"> SEQ Figure \* ARABIC </w:instrText>
        </w:r>
        <w:r w:rsidR="007568C6">
          <w:fldChar w:fldCharType="separate"/>
        </w:r>
        <w:r w:rsidR="000D0F3B">
          <w:rPr>
            <w:noProof/>
          </w:rPr>
          <w:t>3</w:t>
        </w:r>
        <w:r w:rsidR="007568C6">
          <w:rPr>
            <w:noProof/>
          </w:rPr>
          <w:fldChar w:fldCharType="end"/>
        </w:r>
        <w:bookmarkEnd w:id="443"/>
        <w:r>
          <w:t xml:space="preserve"> - </w:t>
        </w:r>
      </w:ins>
      <w:r>
        <w:t>Google Maps Image of a Hospital and Surrounding Area</w:t>
      </w:r>
      <w:bookmarkEnd w:id="438"/>
      <w:bookmarkEnd w:id="444"/>
    </w:p>
    <w:p w14:paraId="0FF36402" w14:textId="77777777" w:rsidR="00A74F1D" w:rsidRDefault="00A74F1D">
      <w:pPr>
        <w:rPr>
          <w:ins w:id="447" w:author="Tyler" w:date="2017-11-06T12:57:00Z"/>
        </w:rPr>
      </w:pPr>
      <w:ins w:id="448" w:author="Tyler" w:date="2017-11-06T12:57:00Z">
        <w:r>
          <w:br w:type="page"/>
        </w:r>
      </w:ins>
    </w:p>
    <w:p w14:paraId="07505EFF" w14:textId="4969FD23" w:rsidR="00763648" w:rsidRDefault="00A74F1D">
      <w:pPr>
        <w:pStyle w:val="Heading2"/>
      </w:pPr>
      <w:bookmarkStart w:id="449" w:name="_Toc497734536"/>
      <w:bookmarkStart w:id="450" w:name="_Toc497314623"/>
      <w:r>
        <w:lastRenderedPageBreak/>
        <w:t>2.</w:t>
      </w:r>
      <w:del w:id="451" w:author="Tyler" w:date="2017-11-06T12:57:00Z">
        <w:r w:rsidR="006A07A7">
          <w:delText>4</w:delText>
        </w:r>
      </w:del>
      <w:ins w:id="452" w:author="Tyler" w:date="2017-11-06T12:57:00Z">
        <w:r>
          <w:t>5</w:t>
        </w:r>
      </w:ins>
      <w:r>
        <w:t xml:space="preserve"> Assumptions</w:t>
      </w:r>
      <w:bookmarkEnd w:id="449"/>
      <w:del w:id="453" w:author="Tyler" w:date="2017-11-06T12:57:00Z">
        <w:r w:rsidR="006A07A7">
          <w:delText xml:space="preserve"> and Dependencies</w:delText>
        </w:r>
      </w:del>
      <w:bookmarkEnd w:id="450"/>
    </w:p>
    <w:p w14:paraId="02210BE6" w14:textId="77777777" w:rsidR="00B909E9" w:rsidRDefault="006A07A7" w:rsidP="0029369E">
      <w:pPr>
        <w:jc w:val="both"/>
        <w:rPr>
          <w:del w:id="454" w:author="Tyler" w:date="2017-11-06T12:57:00Z"/>
        </w:rPr>
      </w:pPr>
      <w:bookmarkStart w:id="455" w:name="_Toc497734537"/>
      <w:del w:id="456" w:author="Tyler" w:date="2017-11-06T12:57:00Z">
        <w:r>
          <w:delText>The following are the assumptions that we will be working with:</w:delText>
        </w:r>
      </w:del>
    </w:p>
    <w:p w14:paraId="31590DF1" w14:textId="48D22469" w:rsidR="00763648" w:rsidRDefault="00A74F1D" w:rsidP="00A74F1D">
      <w:pPr>
        <w:pStyle w:val="Heading3"/>
        <w:rPr>
          <w:ins w:id="457" w:author="Tyler" w:date="2017-11-06T12:57:00Z"/>
        </w:rPr>
      </w:pPr>
      <w:ins w:id="458" w:author="Tyler" w:date="2017-11-06T12:57:00Z">
        <w:r>
          <w:t xml:space="preserve">2.5.1 </w:t>
        </w:r>
      </w:ins>
      <w:r>
        <w:t>Environmental</w:t>
      </w:r>
      <w:del w:id="459" w:author="Tyler" w:date="2017-11-06T12:57:00Z">
        <w:r w:rsidR="006A07A7">
          <w:delText xml:space="preserve">: </w:delText>
        </w:r>
      </w:del>
      <w:ins w:id="460" w:author="Tyler" w:date="2017-11-06T12:57:00Z">
        <w:r>
          <w:t xml:space="preserve"> Assumptions</w:t>
        </w:r>
        <w:bookmarkEnd w:id="455"/>
        <w:r>
          <w:t xml:space="preserve"> </w:t>
        </w:r>
      </w:ins>
    </w:p>
    <w:p w14:paraId="40789DF5" w14:textId="6136865B" w:rsidR="00763648" w:rsidRDefault="00A74F1D">
      <w:pPr>
        <w:numPr>
          <w:ilvl w:val="0"/>
          <w:numId w:val="15"/>
        </w:numPr>
        <w:contextualSpacing/>
        <w:jc w:val="both"/>
        <w:pPrChange w:id="461" w:author="Tyler" w:date="2017-11-06T12:57:00Z">
          <w:pPr>
            <w:jc w:val="both"/>
          </w:pPr>
        </w:pPrChange>
      </w:pPr>
      <w:r>
        <w:t>The SmartWalker will be used in patient rooms that have enough room for wheelchairs to move about, therefore enough room for the SmartWalker to autonomously move about</w:t>
      </w:r>
      <w:del w:id="462" w:author="Tyler" w:date="2017-11-06T12:57:00Z">
        <w:r w:rsidR="006A07A7">
          <w:delText xml:space="preserve">. </w:delText>
        </w:r>
      </w:del>
      <w:moveFromRangeStart w:id="463" w:author="Tyler" w:date="2017-11-06T12:57:00Z" w:name="move497736362"/>
      <w:moveFrom w:id="464" w:author="Tyler" w:date="2017-11-06T12:57:00Z">
        <w:r>
          <w:t>It is assumed that the farthest the SmartWalker will be taken will the hospital grounds.</w:t>
        </w:r>
      </w:moveFrom>
      <w:moveFromRangeEnd w:id="463"/>
    </w:p>
    <w:p w14:paraId="6E509DD0" w14:textId="77777777" w:rsidR="00763648" w:rsidRDefault="00A74F1D">
      <w:pPr>
        <w:numPr>
          <w:ilvl w:val="0"/>
          <w:numId w:val="15"/>
        </w:numPr>
        <w:contextualSpacing/>
        <w:jc w:val="both"/>
        <w:rPr>
          <w:ins w:id="465" w:author="Tyler" w:date="2017-11-06T12:57:00Z"/>
        </w:rPr>
      </w:pPr>
      <w:moveToRangeStart w:id="466" w:author="Tyler" w:date="2017-11-06T12:57:00Z" w:name="move497736362"/>
      <w:moveTo w:id="467" w:author="Tyler" w:date="2017-11-06T12:57:00Z">
        <w:r>
          <w:t>It is assumed that the farthest the SmartWalker will be taken will the hospital grounds.</w:t>
        </w:r>
      </w:moveTo>
      <w:moveToRangeEnd w:id="466"/>
    </w:p>
    <w:p w14:paraId="25C31E4A" w14:textId="03CD46DA" w:rsidR="00763648" w:rsidRDefault="00A74F1D" w:rsidP="00A74F1D">
      <w:pPr>
        <w:pStyle w:val="Heading3"/>
        <w:rPr>
          <w:ins w:id="468" w:author="Tyler" w:date="2017-11-06T12:57:00Z"/>
        </w:rPr>
      </w:pPr>
      <w:bookmarkStart w:id="469" w:name="_Toc497734538"/>
      <w:ins w:id="470" w:author="Tyler" w:date="2017-11-06T12:57:00Z">
        <w:r>
          <w:t xml:space="preserve">2.5.2 </w:t>
        </w:r>
      </w:ins>
      <w:r>
        <w:t>Functional</w:t>
      </w:r>
      <w:del w:id="471" w:author="Tyler" w:date="2017-11-06T12:57:00Z">
        <w:r w:rsidR="006A07A7">
          <w:delText xml:space="preserve">: We will be using a </w:delText>
        </w:r>
      </w:del>
      <w:ins w:id="472" w:author="Tyler" w:date="2017-11-06T12:57:00Z">
        <w:r>
          <w:t xml:space="preserve"> Assumptions</w:t>
        </w:r>
        <w:bookmarkEnd w:id="469"/>
      </w:ins>
    </w:p>
    <w:p w14:paraId="496DBBBF" w14:textId="76C952AD" w:rsidR="00763648" w:rsidRDefault="00A74F1D">
      <w:pPr>
        <w:numPr>
          <w:ilvl w:val="0"/>
          <w:numId w:val="1"/>
        </w:numPr>
        <w:contextualSpacing/>
        <w:jc w:val="both"/>
        <w:rPr>
          <w:ins w:id="473" w:author="Tyler" w:date="2017-11-06T12:57:00Z"/>
        </w:rPr>
      </w:pPr>
      <w:ins w:id="474" w:author="Tyler" w:date="2017-11-06T12:57:00Z">
        <w:r>
          <w:t xml:space="preserve">An </w:t>
        </w:r>
      </w:ins>
      <w:r>
        <w:t xml:space="preserve">structurally sound </w:t>
      </w:r>
      <w:del w:id="475" w:author="Tyler" w:date="2017-11-06T12:57:00Z">
        <w:r w:rsidR="006A07A7">
          <w:delText>market</w:delText>
        </w:r>
      </w:del>
      <w:ins w:id="476" w:author="Tyler" w:date="2017-11-06T12:57:00Z">
        <w:r>
          <w:t>off the shelf</w:t>
        </w:r>
      </w:ins>
      <w:r>
        <w:t xml:space="preserve"> walker </w:t>
      </w:r>
      <w:ins w:id="477" w:author="Tyler" w:date="2017-11-06T12:57:00Z">
        <w:r>
          <w:t xml:space="preserve">will be used </w:t>
        </w:r>
      </w:ins>
      <w:r>
        <w:t>as the basis for the SmartWalker</w:t>
      </w:r>
      <w:del w:id="478" w:author="Tyler" w:date="2017-11-06T12:57:00Z">
        <w:r w:rsidR="006A07A7">
          <w:delText xml:space="preserve">. </w:delText>
        </w:r>
      </w:del>
    </w:p>
    <w:p w14:paraId="11C87770" w14:textId="77777777" w:rsidR="00763648" w:rsidRDefault="00A74F1D">
      <w:pPr>
        <w:numPr>
          <w:ilvl w:val="0"/>
          <w:numId w:val="1"/>
        </w:numPr>
        <w:contextualSpacing/>
        <w:jc w:val="both"/>
        <w:pPrChange w:id="479" w:author="Tyler" w:date="2017-11-06T12:57:00Z">
          <w:pPr>
            <w:jc w:val="both"/>
          </w:pPr>
        </w:pPrChange>
      </w:pPr>
      <w:r>
        <w:t>The SmartWalker battery will be charged via the docking station and no other method.</w:t>
      </w:r>
    </w:p>
    <w:p w14:paraId="529AD07D" w14:textId="24759DE0" w:rsidR="00763648" w:rsidRDefault="00A74F1D" w:rsidP="00A74F1D">
      <w:pPr>
        <w:pStyle w:val="Heading3"/>
        <w:rPr>
          <w:ins w:id="480" w:author="Tyler" w:date="2017-11-06T12:57:00Z"/>
        </w:rPr>
      </w:pPr>
      <w:bookmarkStart w:id="481" w:name="_Toc497734539"/>
      <w:ins w:id="482" w:author="Tyler" w:date="2017-11-06T12:57:00Z">
        <w:r>
          <w:t xml:space="preserve">2.5.3 </w:t>
        </w:r>
      </w:ins>
      <w:r>
        <w:t xml:space="preserve">User </w:t>
      </w:r>
      <w:del w:id="483" w:author="Tyler" w:date="2017-11-06T12:57:00Z">
        <w:r w:rsidR="006A07A7">
          <w:delText xml:space="preserve">Expectations: It is assumed the </w:delText>
        </w:r>
      </w:del>
      <w:ins w:id="484" w:author="Tyler" w:date="2017-11-06T12:57:00Z">
        <w:r>
          <w:t>Assumptions</w:t>
        </w:r>
        <w:bookmarkEnd w:id="481"/>
      </w:ins>
    </w:p>
    <w:p w14:paraId="183D2C38" w14:textId="75B0C3B0" w:rsidR="00763648" w:rsidRDefault="00A74F1D">
      <w:pPr>
        <w:numPr>
          <w:ilvl w:val="0"/>
          <w:numId w:val="14"/>
        </w:numPr>
        <w:contextualSpacing/>
        <w:jc w:val="both"/>
        <w:pPrChange w:id="485" w:author="Tyler" w:date="2017-11-06T12:57:00Z">
          <w:pPr>
            <w:jc w:val="both"/>
          </w:pPr>
        </w:pPrChange>
      </w:pPr>
      <w:ins w:id="486" w:author="Tyler" w:date="2017-11-06T12:57:00Z">
        <w:r>
          <w:t xml:space="preserve">The </w:t>
        </w:r>
      </w:ins>
      <w:r>
        <w:t xml:space="preserve">user of the SmartWalker </w:t>
      </w:r>
      <w:del w:id="487" w:author="Tyler" w:date="2017-11-06T12:57:00Z">
        <w:r w:rsidR="006A07A7">
          <w:delText>has</w:delText>
        </w:r>
      </w:del>
      <w:ins w:id="488" w:author="Tyler" w:date="2017-11-06T12:57:00Z">
        <w:r>
          <w:t>will have</w:t>
        </w:r>
      </w:ins>
      <w:r>
        <w:t xml:space="preserve"> little experience interacting with technology such as </w:t>
      </w:r>
      <w:del w:id="489" w:author="Tyler" w:date="2017-11-06T12:57:00Z">
        <w:r w:rsidR="006A07A7">
          <w:delText>smartphones and smartphone</w:delText>
        </w:r>
      </w:del>
      <w:ins w:id="490" w:author="Tyler" w:date="2017-11-06T12:57:00Z">
        <w:r>
          <w:t>phone</w:t>
        </w:r>
      </w:ins>
      <w:r>
        <w:t xml:space="preserve"> applications.</w:t>
      </w:r>
    </w:p>
    <w:p w14:paraId="7DD62DE4" w14:textId="77777777" w:rsidR="00824C3A" w:rsidRDefault="00A74F1D" w:rsidP="00824C3A">
      <w:pPr>
        <w:numPr>
          <w:ilvl w:val="0"/>
          <w:numId w:val="14"/>
        </w:numPr>
        <w:contextualSpacing/>
        <w:jc w:val="both"/>
        <w:rPr>
          <w:ins w:id="491" w:author="Tyler" w:date="2017-11-06T12:57:00Z"/>
        </w:rPr>
      </w:pPr>
      <w:ins w:id="492" w:author="Tyler" w:date="2017-11-06T12:57:00Z">
        <w:r>
          <w:t>The user owns a phone that runs on Android OS.</w:t>
        </w:r>
      </w:ins>
    </w:p>
    <w:p w14:paraId="1CAB83F5" w14:textId="77777777" w:rsidR="00A74F1D" w:rsidRDefault="00A74F1D">
      <w:ins w:id="493" w:author="Tyler" w:date="2017-11-06T12:57:00Z">
        <w:r>
          <w:br w:type="page"/>
        </w:r>
      </w:ins>
    </w:p>
    <w:p w14:paraId="7AF218DB" w14:textId="19501C9E" w:rsidR="00763648" w:rsidRDefault="00A74F1D">
      <w:pPr>
        <w:pStyle w:val="Heading2"/>
      </w:pPr>
      <w:bookmarkStart w:id="494" w:name="_Toc497734540"/>
      <w:bookmarkStart w:id="495" w:name="_Toc497314624"/>
      <w:r>
        <w:lastRenderedPageBreak/>
        <w:t>2.</w:t>
      </w:r>
      <w:del w:id="496" w:author="Tyler" w:date="2017-11-06T12:57:00Z">
        <w:r w:rsidR="006A07A7">
          <w:delText>5</w:delText>
        </w:r>
      </w:del>
      <w:ins w:id="497" w:author="Tyler" w:date="2017-11-06T12:57:00Z">
        <w:r>
          <w:t>6</w:t>
        </w:r>
      </w:ins>
      <w:r>
        <w:t xml:space="preserve"> Functional Decomposition and Variables</w:t>
      </w:r>
      <w:bookmarkEnd w:id="494"/>
      <w:bookmarkEnd w:id="495"/>
    </w:p>
    <w:p w14:paraId="31669F9C" w14:textId="77777777" w:rsidR="00B909E9" w:rsidRDefault="006A07A7">
      <w:pPr>
        <w:jc w:val="center"/>
        <w:rPr>
          <w:del w:id="498" w:author="Tyler" w:date="2017-11-06T12:57:00Z"/>
        </w:rPr>
      </w:pPr>
      <w:del w:id="499" w:author="Tyler" w:date="2017-11-06T12:57:00Z">
        <w:r>
          <w:rPr>
            <w:noProof/>
          </w:rPr>
          <w:drawing>
            <wp:inline distT="114300" distB="114300" distL="114300" distR="114300" wp14:anchorId="4905DEB7" wp14:editId="013DF16B">
              <wp:extent cx="5943600" cy="2806700"/>
              <wp:effectExtent l="0" t="0" r="0" b="0"/>
              <wp:docPr id="12" name="image10.png" descr="Functino_Decomposition_Diagram.png"/>
              <wp:cNvGraphicFramePr/>
              <a:graphic xmlns:a="http://schemas.openxmlformats.org/drawingml/2006/main">
                <a:graphicData uri="http://schemas.openxmlformats.org/drawingml/2006/picture">
                  <pic:pic xmlns:pic="http://schemas.openxmlformats.org/drawingml/2006/picture">
                    <pic:nvPicPr>
                      <pic:cNvPr id="0" name="image10.png" descr="Functino_Decomposition_Diagram.png"/>
                      <pic:cNvPicPr preferRelativeResize="0"/>
                    </pic:nvPicPr>
                    <pic:blipFill>
                      <a:blip r:embed="rId13"/>
                      <a:srcRect/>
                      <a:stretch>
                        <a:fillRect/>
                      </a:stretch>
                    </pic:blipFill>
                    <pic:spPr>
                      <a:xfrm>
                        <a:off x="0" y="0"/>
                        <a:ext cx="5943600" cy="2806700"/>
                      </a:xfrm>
                      <a:prstGeom prst="rect">
                        <a:avLst/>
                      </a:prstGeom>
                      <a:ln/>
                    </pic:spPr>
                  </pic:pic>
                </a:graphicData>
              </a:graphic>
            </wp:inline>
          </w:drawing>
        </w:r>
      </w:del>
    </w:p>
    <w:p w14:paraId="34B07502" w14:textId="77777777" w:rsidR="00A74F1D" w:rsidRPr="00A74F1D" w:rsidRDefault="00A74F1D" w:rsidP="00A74F1D">
      <w:pPr>
        <w:rPr>
          <w:ins w:id="500" w:author="Tyler" w:date="2017-11-06T12:57:00Z"/>
        </w:rPr>
      </w:pPr>
    </w:p>
    <w:p w14:paraId="7085937B" w14:textId="77777777" w:rsidR="00763648" w:rsidRDefault="00A74F1D">
      <w:pPr>
        <w:spacing w:after="0" w:line="276" w:lineRule="auto"/>
        <w:jc w:val="center"/>
        <w:rPr>
          <w:ins w:id="501" w:author="Tyler" w:date="2017-11-06T12:57:00Z"/>
        </w:rPr>
      </w:pPr>
      <w:ins w:id="502" w:author="Tyler" w:date="2017-11-06T12:57:00Z">
        <w:r>
          <w:rPr>
            <w:noProof/>
          </w:rPr>
          <w:lastRenderedPageBreak/>
          <w:drawing>
            <wp:inline distT="114300" distB="114300" distL="114300" distR="114300">
              <wp:extent cx="6388403" cy="3281363"/>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l="5748"/>
                      <a:stretch>
                        <a:fillRect/>
                      </a:stretch>
                    </pic:blipFill>
                    <pic:spPr>
                      <a:xfrm>
                        <a:off x="0" y="0"/>
                        <a:ext cx="6388403" cy="3281363"/>
                      </a:xfrm>
                      <a:prstGeom prst="rect">
                        <a:avLst/>
                      </a:prstGeom>
                      <a:ln/>
                    </pic:spPr>
                  </pic:pic>
                </a:graphicData>
              </a:graphic>
            </wp:inline>
          </w:drawing>
        </w:r>
      </w:ins>
    </w:p>
    <w:p w14:paraId="4F77DA02" w14:textId="40634EAB" w:rsidR="00A74F1D" w:rsidRDefault="00A74F1D" w:rsidP="00A74F1D">
      <w:pPr>
        <w:pStyle w:val="Caption"/>
        <w:jc w:val="center"/>
      </w:pPr>
      <w:bookmarkStart w:id="503" w:name="_Toc497734703"/>
      <w:bookmarkStart w:id="504" w:name="_Toc497314546"/>
      <w:r>
        <w:t xml:space="preserve">Figure </w:t>
      </w:r>
      <w:r w:rsidR="007568C6">
        <w:fldChar w:fldCharType="begin"/>
      </w:r>
      <w:r w:rsidR="007568C6">
        <w:instrText xml:space="preserve"> SEQ Figure \* ARABIC </w:instrText>
      </w:r>
      <w:r w:rsidR="007568C6">
        <w:fldChar w:fldCharType="separate"/>
      </w:r>
      <w:del w:id="505" w:author="Tyler" w:date="2017-11-06T12:57:00Z">
        <w:r w:rsidR="001B6DFE">
          <w:rPr>
            <w:noProof/>
          </w:rPr>
          <w:delText>3</w:delText>
        </w:r>
      </w:del>
      <w:ins w:id="506" w:author="Tyler" w:date="2017-11-06T12:57:00Z">
        <w:r w:rsidR="000D0F3B">
          <w:rPr>
            <w:noProof/>
          </w:rPr>
          <w:t>4</w:t>
        </w:r>
      </w:ins>
      <w:r w:rsidR="007568C6">
        <w:rPr>
          <w:noProof/>
        </w:rPr>
        <w:fldChar w:fldCharType="end"/>
      </w:r>
      <w:r>
        <w:t xml:space="preserve"> - Functional Decomposition Diagram</w:t>
      </w:r>
      <w:bookmarkEnd w:id="503"/>
      <w:bookmarkEnd w:id="504"/>
    </w:p>
    <w:p w14:paraId="43F3502C" w14:textId="77777777" w:rsidR="00763648" w:rsidRDefault="00A74F1D">
      <w:r>
        <w:br w:type="page"/>
      </w:r>
    </w:p>
    <w:p w14:paraId="685792D4" w14:textId="3CCDC3D3" w:rsidR="00A74F1D" w:rsidRPr="00A74F1D" w:rsidRDefault="00A74F1D" w:rsidP="00A74F1D">
      <w:pPr>
        <w:pStyle w:val="Caption"/>
        <w:rPr>
          <w:b/>
          <w:i w:val="0"/>
          <w:color w:val="000000"/>
          <w:sz w:val="22"/>
          <w:rPrChange w:id="507" w:author="Tyler" w:date="2017-11-06T12:57:00Z">
            <w:rPr>
              <w:i w:val="0"/>
              <w:color w:val="000000"/>
              <w:sz w:val="22"/>
            </w:rPr>
          </w:rPrChange>
        </w:rPr>
      </w:pPr>
      <w:bookmarkStart w:id="508" w:name="_1ksv4uv" w:colFirst="0" w:colLast="0"/>
      <w:bookmarkStart w:id="509" w:name="_Toc497734678"/>
      <w:bookmarkStart w:id="510" w:name="_Toc497314539"/>
      <w:bookmarkEnd w:id="508"/>
      <w:r w:rsidRPr="00A74F1D">
        <w:rPr>
          <w:b/>
          <w:i w:val="0"/>
          <w:color w:val="000000"/>
          <w:sz w:val="22"/>
          <w:rPrChange w:id="511" w:author="Tyler" w:date="2017-11-06T12:57:00Z">
            <w:rPr>
              <w:i w:val="0"/>
              <w:color w:val="000000"/>
              <w:sz w:val="22"/>
            </w:rPr>
          </w:rPrChange>
        </w:rPr>
        <w:lastRenderedPageBreak/>
        <w:t xml:space="preserve">Table </w:t>
      </w:r>
      <w:r w:rsidRPr="00A74F1D">
        <w:rPr>
          <w:b/>
          <w:i w:val="0"/>
          <w:color w:val="000000"/>
          <w:sz w:val="22"/>
          <w:rPrChange w:id="512" w:author="Tyler" w:date="2017-11-06T12:57:00Z">
            <w:rPr>
              <w:i w:val="0"/>
              <w:color w:val="000000"/>
              <w:sz w:val="22"/>
            </w:rPr>
          </w:rPrChange>
        </w:rPr>
        <w:fldChar w:fldCharType="begin"/>
      </w:r>
      <w:r w:rsidRPr="00A74F1D">
        <w:rPr>
          <w:b/>
          <w:i w:val="0"/>
          <w:iCs w:val="0"/>
          <w:color w:val="000000"/>
          <w:sz w:val="22"/>
          <w:szCs w:val="22"/>
        </w:rPr>
        <w:instrText xml:space="preserve"> SEQ Table \* ARABIC </w:instrText>
      </w:r>
      <w:r w:rsidRPr="00A74F1D">
        <w:rPr>
          <w:b/>
          <w:i w:val="0"/>
          <w:color w:val="000000"/>
          <w:sz w:val="22"/>
          <w:rPrChange w:id="513" w:author="Tyler" w:date="2017-11-06T12:57:00Z">
            <w:rPr>
              <w:i w:val="0"/>
              <w:color w:val="000000"/>
              <w:sz w:val="22"/>
            </w:rPr>
          </w:rPrChange>
        </w:rPr>
        <w:fldChar w:fldCharType="separate"/>
      </w:r>
      <w:del w:id="514" w:author="Tyler" w:date="2017-11-06T12:57:00Z">
        <w:r w:rsidR="001B6DFE">
          <w:rPr>
            <w:i w:val="0"/>
            <w:iCs w:val="0"/>
            <w:noProof/>
            <w:color w:val="000000"/>
            <w:sz w:val="22"/>
            <w:szCs w:val="22"/>
          </w:rPr>
          <w:delText>1</w:delText>
        </w:r>
      </w:del>
      <w:ins w:id="515" w:author="Tyler" w:date="2017-11-06T12:57:00Z">
        <w:r w:rsidR="000D0F3B">
          <w:rPr>
            <w:b/>
            <w:i w:val="0"/>
            <w:iCs w:val="0"/>
            <w:noProof/>
            <w:color w:val="000000"/>
            <w:sz w:val="22"/>
            <w:szCs w:val="22"/>
          </w:rPr>
          <w:t>2</w:t>
        </w:r>
      </w:ins>
      <w:r w:rsidRPr="00A74F1D">
        <w:rPr>
          <w:b/>
          <w:i w:val="0"/>
          <w:color w:val="000000"/>
          <w:sz w:val="22"/>
          <w:rPrChange w:id="516" w:author="Tyler" w:date="2017-11-06T12:57:00Z">
            <w:rPr>
              <w:i w:val="0"/>
              <w:color w:val="000000"/>
              <w:sz w:val="22"/>
            </w:rPr>
          </w:rPrChange>
        </w:rPr>
        <w:fldChar w:fldCharType="end"/>
      </w:r>
      <w:r w:rsidRPr="00A74F1D">
        <w:rPr>
          <w:b/>
          <w:i w:val="0"/>
          <w:color w:val="000000"/>
          <w:sz w:val="22"/>
          <w:rPrChange w:id="517" w:author="Tyler" w:date="2017-11-06T12:57:00Z">
            <w:rPr>
              <w:i w:val="0"/>
              <w:color w:val="000000"/>
              <w:sz w:val="22"/>
            </w:rPr>
          </w:rPrChange>
        </w:rPr>
        <w:t xml:space="preserve"> - Monitored Variables</w:t>
      </w:r>
      <w:bookmarkEnd w:id="509"/>
      <w:bookmarkEnd w:id="510"/>
    </w:p>
    <w:tbl>
      <w:tblPr>
        <w:tblStyle w:val="a1"/>
        <w:tblW w:w="9366" w:type="dxa"/>
        <w:tblInd w:w="85" w:type="dxa"/>
        <w:tblBorders>
          <w:top w:val="nil"/>
          <w:left w:val="nil"/>
          <w:bottom w:val="nil"/>
          <w:right w:val="nil"/>
          <w:insideH w:val="nil"/>
          <w:insideV w:val="nil"/>
        </w:tblBorders>
        <w:tblLayout w:type="fixed"/>
        <w:tblLook w:val="0600" w:firstRow="0" w:lastRow="0" w:firstColumn="0" w:lastColumn="0" w:noHBand="1" w:noVBand="1"/>
        <w:tblPrChange w:id="518" w:author="Tyler" w:date="2017-11-06T12:57:00Z">
          <w:tblPr>
            <w:tblW w:w="9375" w:type="dxa"/>
            <w:tblInd w:w="8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PrChange>
      </w:tblPr>
      <w:tblGrid>
        <w:gridCol w:w="2145"/>
        <w:gridCol w:w="3165"/>
        <w:gridCol w:w="2028"/>
        <w:gridCol w:w="2028"/>
        <w:tblGridChange w:id="519">
          <w:tblGrid>
            <w:gridCol w:w="109"/>
            <w:gridCol w:w="2027"/>
            <w:gridCol w:w="9"/>
            <w:gridCol w:w="3165"/>
            <w:gridCol w:w="118"/>
            <w:gridCol w:w="1910"/>
            <w:gridCol w:w="118"/>
            <w:gridCol w:w="1910"/>
            <w:gridCol w:w="118"/>
          </w:tblGrid>
        </w:tblGridChange>
      </w:tblGrid>
      <w:tr w:rsidR="00763648" w14:paraId="403FE567" w14:textId="77777777">
        <w:trPr>
          <w:trHeight w:val="480"/>
          <w:trPrChange w:id="520" w:author="Tyler" w:date="2017-11-06T12:57:00Z">
            <w:trPr>
              <w:gridBefore w:val="1"/>
              <w:trHeight w:val="480"/>
            </w:trPr>
          </w:trPrChange>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521" w:author="Tyler" w:date="2017-11-06T12:57:00Z">
              <w:tcPr>
                <w:tcW w:w="2027"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tcPrChange>
          </w:tcPr>
          <w:p w14:paraId="02A8CFF9" w14:textId="77777777" w:rsidR="00763648" w:rsidRDefault="00A74F1D" w:rsidP="00E90E14">
            <w:pPr>
              <w:spacing w:line="276" w:lineRule="auto"/>
              <w:rPr>
                <w:b/>
              </w:rPr>
            </w:pPr>
            <w:r>
              <w:rPr>
                <w:b/>
              </w:rPr>
              <w:t>Variable</w:t>
            </w:r>
          </w:p>
        </w:tc>
        <w:tc>
          <w:tcPr>
            <w:tcW w:w="3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522" w:author="Tyler" w:date="2017-11-06T12:57:00Z">
              <w:tcPr>
                <w:tcW w:w="3292" w:type="dxa"/>
                <w:gridSpan w:val="3"/>
                <w:tcBorders>
                  <w:top w:val="single" w:sz="7" w:space="0" w:color="000000"/>
                  <w:left w:val="nil"/>
                  <w:bottom w:val="single" w:sz="7" w:space="0" w:color="000000"/>
                  <w:right w:val="single" w:sz="7" w:space="0" w:color="000000"/>
                </w:tcBorders>
                <w:tcMar>
                  <w:top w:w="100" w:type="dxa"/>
                  <w:left w:w="100" w:type="dxa"/>
                  <w:bottom w:w="100" w:type="dxa"/>
                  <w:right w:w="100" w:type="dxa"/>
                </w:tcMar>
              </w:tcPr>
            </w:tcPrChange>
          </w:tcPr>
          <w:p w14:paraId="213F27B9" w14:textId="77777777" w:rsidR="00763648" w:rsidRDefault="00A74F1D">
            <w:pPr>
              <w:spacing w:line="276" w:lineRule="auto"/>
              <w:rPr>
                <w:b/>
              </w:rPr>
              <w:pPrChange w:id="523" w:author="Tyler" w:date="2017-11-06T12:57:00Z">
                <w:pPr>
                  <w:spacing w:line="276" w:lineRule="auto"/>
                </w:pPr>
              </w:pPrChange>
            </w:pPr>
            <w:r>
              <w:rPr>
                <w:b/>
              </w:rPr>
              <w:t>Description</w:t>
            </w:r>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524" w:author="Tyler" w:date="2017-11-06T12:57:00Z">
              <w:tcPr>
                <w:tcW w:w="2028" w:type="dxa"/>
                <w:gridSpan w:val="2"/>
                <w:tcBorders>
                  <w:top w:val="single" w:sz="7" w:space="0" w:color="000000"/>
                  <w:left w:val="nil"/>
                  <w:bottom w:val="single" w:sz="7" w:space="0" w:color="000000"/>
                  <w:right w:val="single" w:sz="7" w:space="0" w:color="000000"/>
                </w:tcBorders>
                <w:tcMar>
                  <w:top w:w="100" w:type="dxa"/>
                  <w:left w:w="100" w:type="dxa"/>
                  <w:bottom w:w="100" w:type="dxa"/>
                  <w:right w:w="100" w:type="dxa"/>
                </w:tcMar>
              </w:tcPr>
            </w:tcPrChange>
          </w:tcPr>
          <w:p w14:paraId="0EE3BAC1" w14:textId="77777777" w:rsidR="00763648" w:rsidRDefault="00A74F1D">
            <w:pPr>
              <w:spacing w:line="276" w:lineRule="auto"/>
              <w:rPr>
                <w:b/>
              </w:rPr>
              <w:pPrChange w:id="525" w:author="Tyler" w:date="2017-11-06T12:57:00Z">
                <w:pPr>
                  <w:spacing w:line="276" w:lineRule="auto"/>
                </w:pPr>
              </w:pPrChange>
            </w:pPr>
            <w:r>
              <w:rPr>
                <w:b/>
              </w:rPr>
              <w:t>Units</w:t>
            </w:r>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526" w:author="Tyler" w:date="2017-11-06T12:57:00Z">
              <w:tcPr>
                <w:tcW w:w="2028" w:type="dxa"/>
                <w:gridSpan w:val="2"/>
                <w:tcBorders>
                  <w:top w:val="single" w:sz="7" w:space="0" w:color="000000"/>
                  <w:left w:val="nil"/>
                  <w:bottom w:val="single" w:sz="7" w:space="0" w:color="000000"/>
                  <w:right w:val="single" w:sz="7" w:space="0" w:color="000000"/>
                </w:tcBorders>
                <w:tcMar>
                  <w:top w:w="100" w:type="dxa"/>
                  <w:left w:w="100" w:type="dxa"/>
                  <w:bottom w:w="100" w:type="dxa"/>
                  <w:right w:w="100" w:type="dxa"/>
                </w:tcMar>
              </w:tcPr>
            </w:tcPrChange>
          </w:tcPr>
          <w:p w14:paraId="518040B9" w14:textId="77777777" w:rsidR="00763648" w:rsidRDefault="00A74F1D">
            <w:pPr>
              <w:spacing w:line="276" w:lineRule="auto"/>
              <w:rPr>
                <w:b/>
              </w:rPr>
              <w:pPrChange w:id="527" w:author="Tyler" w:date="2017-11-06T12:57:00Z">
                <w:pPr>
                  <w:spacing w:line="276" w:lineRule="auto"/>
                </w:pPr>
              </w:pPrChange>
            </w:pPr>
            <w:r>
              <w:rPr>
                <w:b/>
              </w:rPr>
              <w:t>Range</w:t>
            </w:r>
          </w:p>
        </w:tc>
      </w:tr>
      <w:tr w:rsidR="00763648" w14:paraId="5C0202F9" w14:textId="77777777">
        <w:trPr>
          <w:trHeight w:val="480"/>
          <w:trPrChange w:id="528" w:author="Tyler" w:date="2017-11-06T12:57:00Z">
            <w:trPr>
              <w:gridBefore w:val="1"/>
              <w:trHeight w:val="480"/>
            </w:trPr>
          </w:trPrChange>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529" w:author="Tyler" w:date="2017-11-06T12:57:00Z">
              <w:tcPr>
                <w:tcW w:w="2027"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tcPrChange>
          </w:tcPr>
          <w:p w14:paraId="6E508558" w14:textId="77777777" w:rsidR="00763648" w:rsidRDefault="00A74F1D" w:rsidP="00E90E14">
            <w:pPr>
              <w:spacing w:line="276" w:lineRule="auto"/>
              <w:rPr>
                <w:i/>
                <w:rPrChange w:id="530" w:author="Tyler" w:date="2017-11-06T12:57:00Z">
                  <w:rPr/>
                </w:rPrChange>
              </w:rPr>
            </w:pPr>
            <w:r>
              <w:rPr>
                <w:i/>
                <w:rPrChange w:id="531" w:author="Tyler" w:date="2017-11-06T12:57:00Z">
                  <w:rPr/>
                </w:rPrChange>
              </w:rPr>
              <w:t>m_battery_lvl</w:t>
            </w:r>
          </w:p>
        </w:tc>
        <w:tc>
          <w:tcPr>
            <w:tcW w:w="3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532" w:author="Tyler" w:date="2017-11-06T12:57:00Z">
              <w:tcPr>
                <w:tcW w:w="3292" w:type="dxa"/>
                <w:gridSpan w:val="3"/>
                <w:tcBorders>
                  <w:top w:val="nil"/>
                  <w:left w:val="nil"/>
                  <w:bottom w:val="single" w:sz="7" w:space="0" w:color="000000"/>
                  <w:right w:val="single" w:sz="7" w:space="0" w:color="000000"/>
                </w:tcBorders>
                <w:tcMar>
                  <w:top w:w="100" w:type="dxa"/>
                  <w:left w:w="100" w:type="dxa"/>
                  <w:bottom w:w="100" w:type="dxa"/>
                  <w:right w:w="100" w:type="dxa"/>
                </w:tcMar>
              </w:tcPr>
            </w:tcPrChange>
          </w:tcPr>
          <w:p w14:paraId="22187483" w14:textId="77777777" w:rsidR="00763648" w:rsidRDefault="00A74F1D">
            <w:pPr>
              <w:spacing w:line="276" w:lineRule="auto"/>
              <w:pPrChange w:id="533" w:author="Tyler" w:date="2017-11-06T12:57:00Z">
                <w:pPr>
                  <w:spacing w:line="276" w:lineRule="auto"/>
                </w:pPr>
              </w:pPrChange>
            </w:pPr>
            <w:r>
              <w:t>Power level of battery.</w:t>
            </w:r>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534" w:author="Tyler" w:date="2017-11-06T12:57:00Z">
              <w:tcPr>
                <w:tcW w:w="2028" w:type="dxa"/>
                <w:gridSpan w:val="2"/>
                <w:tcBorders>
                  <w:top w:val="nil"/>
                  <w:left w:val="nil"/>
                  <w:bottom w:val="single" w:sz="7" w:space="0" w:color="000000"/>
                  <w:right w:val="single" w:sz="7" w:space="0" w:color="000000"/>
                </w:tcBorders>
                <w:tcMar>
                  <w:top w:w="100" w:type="dxa"/>
                  <w:left w:w="100" w:type="dxa"/>
                  <w:bottom w:w="100" w:type="dxa"/>
                  <w:right w:w="100" w:type="dxa"/>
                </w:tcMar>
              </w:tcPr>
            </w:tcPrChange>
          </w:tcPr>
          <w:p w14:paraId="1F3A7CAA" w14:textId="77777777" w:rsidR="00763648" w:rsidRDefault="00A74F1D">
            <w:pPr>
              <w:spacing w:line="276" w:lineRule="auto"/>
              <w:pPrChange w:id="535" w:author="Tyler" w:date="2017-11-06T12:57:00Z">
                <w:pPr>
                  <w:spacing w:line="276" w:lineRule="auto"/>
                </w:pPr>
              </w:pPrChange>
            </w:pPr>
            <w:r>
              <w:t>Battery Sustain of Charge (%)</w:t>
            </w:r>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536" w:author="Tyler" w:date="2017-11-06T12:57:00Z">
              <w:tcPr>
                <w:tcW w:w="2028" w:type="dxa"/>
                <w:gridSpan w:val="2"/>
                <w:tcBorders>
                  <w:top w:val="nil"/>
                  <w:left w:val="nil"/>
                  <w:bottom w:val="single" w:sz="7" w:space="0" w:color="000000"/>
                  <w:right w:val="single" w:sz="7" w:space="0" w:color="000000"/>
                </w:tcBorders>
                <w:tcMar>
                  <w:top w:w="100" w:type="dxa"/>
                  <w:left w:w="100" w:type="dxa"/>
                  <w:bottom w:w="100" w:type="dxa"/>
                  <w:right w:w="100" w:type="dxa"/>
                </w:tcMar>
              </w:tcPr>
            </w:tcPrChange>
          </w:tcPr>
          <w:p w14:paraId="21CD4CA4" w14:textId="77777777" w:rsidR="00763648" w:rsidRDefault="00A74F1D">
            <w:pPr>
              <w:spacing w:line="276" w:lineRule="auto"/>
              <w:pPrChange w:id="537" w:author="Tyler" w:date="2017-11-06T12:57:00Z">
                <w:pPr>
                  <w:spacing w:line="276" w:lineRule="auto"/>
                </w:pPr>
              </w:pPrChange>
            </w:pPr>
            <w:r>
              <w:t>[0, 100]</w:t>
            </w:r>
          </w:p>
        </w:tc>
      </w:tr>
      <w:tr w:rsidR="00763648" w14:paraId="4988C71C" w14:textId="77777777">
        <w:trPr>
          <w:trHeight w:val="480"/>
          <w:trPrChange w:id="538" w:author="Tyler" w:date="2017-11-06T12:57:00Z">
            <w:trPr>
              <w:gridBefore w:val="1"/>
              <w:trHeight w:val="480"/>
            </w:trPr>
          </w:trPrChange>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539" w:author="Tyler" w:date="2017-11-06T12:57:00Z">
              <w:tcPr>
                <w:tcW w:w="2027"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tcPrChange>
          </w:tcPr>
          <w:p w14:paraId="5438EAAA" w14:textId="77777777" w:rsidR="00763648" w:rsidRDefault="00A74F1D" w:rsidP="00E90E14">
            <w:pPr>
              <w:spacing w:line="276" w:lineRule="auto"/>
              <w:rPr>
                <w:i/>
                <w:rPrChange w:id="540" w:author="Tyler" w:date="2017-11-06T12:57:00Z">
                  <w:rPr/>
                </w:rPrChange>
              </w:rPr>
            </w:pPr>
            <w:r>
              <w:rPr>
                <w:i/>
                <w:rPrChange w:id="541" w:author="Tyler" w:date="2017-11-06T12:57:00Z">
                  <w:rPr/>
                </w:rPrChange>
              </w:rPr>
              <w:t>m_battery_rel</w:t>
            </w:r>
          </w:p>
        </w:tc>
        <w:tc>
          <w:tcPr>
            <w:tcW w:w="3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542" w:author="Tyler" w:date="2017-11-06T12:57:00Z">
              <w:tcPr>
                <w:tcW w:w="3292" w:type="dxa"/>
                <w:gridSpan w:val="3"/>
                <w:tcBorders>
                  <w:top w:val="nil"/>
                  <w:left w:val="nil"/>
                  <w:bottom w:val="single" w:sz="7" w:space="0" w:color="000000"/>
                  <w:right w:val="single" w:sz="7" w:space="0" w:color="000000"/>
                </w:tcBorders>
                <w:tcMar>
                  <w:top w:w="100" w:type="dxa"/>
                  <w:left w:w="100" w:type="dxa"/>
                  <w:bottom w:w="100" w:type="dxa"/>
                  <w:right w:w="100" w:type="dxa"/>
                </w:tcMar>
              </w:tcPr>
            </w:tcPrChange>
          </w:tcPr>
          <w:p w14:paraId="268F5E4A" w14:textId="77777777" w:rsidR="00763648" w:rsidRDefault="00A74F1D">
            <w:pPr>
              <w:spacing w:line="276" w:lineRule="auto"/>
              <w:pPrChange w:id="543" w:author="Tyler" w:date="2017-11-06T12:57:00Z">
                <w:pPr>
                  <w:spacing w:line="276" w:lineRule="auto"/>
                </w:pPr>
              </w:pPrChange>
            </w:pPr>
            <w:r>
              <w:t>Reliability of the battery.</w:t>
            </w:r>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544" w:author="Tyler" w:date="2017-11-06T12:57:00Z">
              <w:tcPr>
                <w:tcW w:w="2028" w:type="dxa"/>
                <w:gridSpan w:val="2"/>
                <w:tcBorders>
                  <w:top w:val="nil"/>
                  <w:left w:val="nil"/>
                  <w:bottom w:val="single" w:sz="7" w:space="0" w:color="000000"/>
                  <w:right w:val="single" w:sz="7" w:space="0" w:color="000000"/>
                </w:tcBorders>
                <w:tcMar>
                  <w:top w:w="100" w:type="dxa"/>
                  <w:left w:w="100" w:type="dxa"/>
                  <w:bottom w:w="100" w:type="dxa"/>
                  <w:right w:w="100" w:type="dxa"/>
                </w:tcMar>
              </w:tcPr>
            </w:tcPrChange>
          </w:tcPr>
          <w:p w14:paraId="65211140" w14:textId="77777777" w:rsidR="00763648" w:rsidRDefault="00A74F1D">
            <w:pPr>
              <w:spacing w:line="276" w:lineRule="auto"/>
              <w:pPrChange w:id="545" w:author="Tyler" w:date="2017-11-06T12:57:00Z">
                <w:pPr>
                  <w:spacing w:line="276" w:lineRule="auto"/>
                </w:pPr>
              </w:pPrChange>
            </w:pPr>
            <w:r>
              <w:t>Battery Health (%)</w:t>
            </w:r>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546" w:author="Tyler" w:date="2017-11-06T12:57:00Z">
              <w:tcPr>
                <w:tcW w:w="2028" w:type="dxa"/>
                <w:gridSpan w:val="2"/>
                <w:tcBorders>
                  <w:top w:val="nil"/>
                  <w:left w:val="nil"/>
                  <w:bottom w:val="single" w:sz="7" w:space="0" w:color="000000"/>
                  <w:right w:val="single" w:sz="7" w:space="0" w:color="000000"/>
                </w:tcBorders>
                <w:tcMar>
                  <w:top w:w="100" w:type="dxa"/>
                  <w:left w:w="100" w:type="dxa"/>
                  <w:bottom w:w="100" w:type="dxa"/>
                  <w:right w:w="100" w:type="dxa"/>
                </w:tcMar>
              </w:tcPr>
            </w:tcPrChange>
          </w:tcPr>
          <w:p w14:paraId="409FB252" w14:textId="77777777" w:rsidR="00763648" w:rsidRDefault="00A74F1D">
            <w:pPr>
              <w:spacing w:line="276" w:lineRule="auto"/>
              <w:pPrChange w:id="547" w:author="Tyler" w:date="2017-11-06T12:57:00Z">
                <w:pPr>
                  <w:spacing w:line="276" w:lineRule="auto"/>
                </w:pPr>
              </w:pPrChange>
            </w:pPr>
            <w:r>
              <w:t>[0, 100]</w:t>
            </w:r>
          </w:p>
        </w:tc>
      </w:tr>
      <w:tr w:rsidR="00763648" w14:paraId="71B1D231" w14:textId="77777777">
        <w:trPr>
          <w:trHeight w:val="480"/>
          <w:trPrChange w:id="548" w:author="Tyler" w:date="2017-11-06T12:57:00Z">
            <w:trPr>
              <w:gridBefore w:val="1"/>
              <w:trHeight w:val="480"/>
            </w:trPr>
          </w:trPrChange>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549" w:author="Tyler" w:date="2017-11-06T12:57:00Z">
              <w:tcPr>
                <w:tcW w:w="2027"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tcPrChange>
          </w:tcPr>
          <w:p w14:paraId="1F4B566A" w14:textId="77777777" w:rsidR="00763648" w:rsidRDefault="00A74F1D" w:rsidP="00E90E14">
            <w:pPr>
              <w:spacing w:line="276" w:lineRule="auto"/>
              <w:rPr>
                <w:i/>
                <w:rPrChange w:id="550" w:author="Tyler" w:date="2017-11-06T12:57:00Z">
                  <w:rPr/>
                </w:rPrChange>
              </w:rPr>
            </w:pPr>
            <w:r>
              <w:rPr>
                <w:i/>
                <w:rPrChange w:id="551" w:author="Tyler" w:date="2017-11-06T12:57:00Z">
                  <w:rPr/>
                </w:rPrChange>
              </w:rPr>
              <w:t>m_proximity_in_L</w:t>
            </w:r>
          </w:p>
        </w:tc>
        <w:tc>
          <w:tcPr>
            <w:tcW w:w="3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552" w:author="Tyler" w:date="2017-11-06T12:57:00Z">
              <w:tcPr>
                <w:tcW w:w="3292" w:type="dxa"/>
                <w:gridSpan w:val="3"/>
                <w:tcBorders>
                  <w:top w:val="nil"/>
                  <w:left w:val="nil"/>
                  <w:bottom w:val="single" w:sz="7" w:space="0" w:color="000000"/>
                  <w:right w:val="single" w:sz="7" w:space="0" w:color="000000"/>
                </w:tcBorders>
                <w:tcMar>
                  <w:top w:w="100" w:type="dxa"/>
                  <w:left w:w="100" w:type="dxa"/>
                  <w:bottom w:w="100" w:type="dxa"/>
                  <w:right w:w="100" w:type="dxa"/>
                </w:tcMar>
              </w:tcPr>
            </w:tcPrChange>
          </w:tcPr>
          <w:p w14:paraId="283EE0CC" w14:textId="3CDE4274" w:rsidR="00763648" w:rsidRDefault="00A74F1D">
            <w:pPr>
              <w:spacing w:line="276" w:lineRule="auto"/>
              <w:pPrChange w:id="553" w:author="Tyler" w:date="2017-11-06T12:57:00Z">
                <w:pPr>
                  <w:spacing w:line="276" w:lineRule="auto"/>
                </w:pPr>
              </w:pPrChange>
            </w:pPr>
            <w:r>
              <w:t xml:space="preserve">Proximity to any </w:t>
            </w:r>
            <w:ins w:id="554" w:author="Tyler" w:date="2017-11-06T12:57:00Z">
              <w:r>
                <w:t xml:space="preserve">objects in the </w:t>
              </w:r>
            </w:ins>
            <w:r>
              <w:t xml:space="preserve">environment </w:t>
            </w:r>
            <w:del w:id="555" w:author="Tyler" w:date="2017-11-06T12:57:00Z">
              <w:r w:rsidR="006A07A7">
                <w:delText xml:space="preserve">objects </w:delText>
              </w:r>
            </w:del>
            <w:r>
              <w:t>(front-left side).</w:t>
            </w:r>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556" w:author="Tyler" w:date="2017-11-06T12:57:00Z">
              <w:tcPr>
                <w:tcW w:w="2028" w:type="dxa"/>
                <w:gridSpan w:val="2"/>
                <w:tcBorders>
                  <w:top w:val="nil"/>
                  <w:left w:val="nil"/>
                  <w:bottom w:val="single" w:sz="7" w:space="0" w:color="000000"/>
                  <w:right w:val="single" w:sz="7" w:space="0" w:color="000000"/>
                </w:tcBorders>
                <w:tcMar>
                  <w:top w:w="100" w:type="dxa"/>
                  <w:left w:w="100" w:type="dxa"/>
                  <w:bottom w:w="100" w:type="dxa"/>
                  <w:right w:w="100" w:type="dxa"/>
                </w:tcMar>
              </w:tcPr>
            </w:tcPrChange>
          </w:tcPr>
          <w:p w14:paraId="0F42C61B" w14:textId="35A83CF3" w:rsidR="00763648" w:rsidRDefault="00A74F1D">
            <w:pPr>
              <w:spacing w:line="276" w:lineRule="auto"/>
              <w:pPrChange w:id="557" w:author="Tyler" w:date="2017-11-06T12:57:00Z">
                <w:pPr>
                  <w:spacing w:line="276" w:lineRule="auto"/>
                </w:pPr>
              </w:pPrChange>
            </w:pPr>
            <w:r>
              <w:t>Distance (</w:t>
            </w:r>
            <w:del w:id="558" w:author="Tyler" w:date="2017-11-06T12:57:00Z">
              <w:r w:rsidR="006A07A7">
                <w:delText>m</w:delText>
              </w:r>
            </w:del>
            <w:ins w:id="559" w:author="Tyler" w:date="2017-11-06T12:57:00Z">
              <w:r>
                <w:t>cm</w:t>
              </w:r>
            </w:ins>
            <w:r>
              <w:t>)</w:t>
            </w:r>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560" w:author="Tyler" w:date="2017-11-06T12:57:00Z">
              <w:tcPr>
                <w:tcW w:w="2028" w:type="dxa"/>
                <w:gridSpan w:val="2"/>
                <w:tcBorders>
                  <w:top w:val="nil"/>
                  <w:left w:val="nil"/>
                  <w:bottom w:val="single" w:sz="7" w:space="0" w:color="000000"/>
                  <w:right w:val="single" w:sz="7" w:space="0" w:color="000000"/>
                </w:tcBorders>
                <w:tcMar>
                  <w:top w:w="100" w:type="dxa"/>
                  <w:left w:w="100" w:type="dxa"/>
                  <w:bottom w:w="100" w:type="dxa"/>
                  <w:right w:w="100" w:type="dxa"/>
                </w:tcMar>
              </w:tcPr>
            </w:tcPrChange>
          </w:tcPr>
          <w:p w14:paraId="0FB6C50A" w14:textId="123703D5" w:rsidR="00763648" w:rsidRDefault="00A74F1D">
            <w:pPr>
              <w:spacing w:line="276" w:lineRule="auto"/>
              <w:pPrChange w:id="561" w:author="Tyler" w:date="2017-11-06T12:57:00Z">
                <w:pPr>
                  <w:spacing w:line="276" w:lineRule="auto"/>
                </w:pPr>
              </w:pPrChange>
            </w:pPr>
            <w:r>
              <w:t xml:space="preserve">[0, </w:t>
            </w:r>
            <w:del w:id="562" w:author="Tyler" w:date="2017-11-06T12:57:00Z">
              <w:r w:rsidR="006A07A7">
                <w:delText>1</w:delText>
              </w:r>
            </w:del>
            <w:ins w:id="563" w:author="Tyler" w:date="2017-11-06T12:57:00Z">
              <w:r>
                <w:t>500</w:t>
              </w:r>
            </w:ins>
            <w:r>
              <w:t>]</w:t>
            </w:r>
          </w:p>
        </w:tc>
      </w:tr>
      <w:tr w:rsidR="00763648" w14:paraId="43ACD5BE" w14:textId="77777777">
        <w:trPr>
          <w:trHeight w:val="480"/>
          <w:trPrChange w:id="564" w:author="Tyler" w:date="2017-11-06T12:57:00Z">
            <w:trPr>
              <w:gridBefore w:val="1"/>
              <w:trHeight w:val="480"/>
            </w:trPr>
          </w:trPrChange>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565" w:author="Tyler" w:date="2017-11-06T12:57:00Z">
              <w:tcPr>
                <w:tcW w:w="2027"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tcPrChange>
          </w:tcPr>
          <w:p w14:paraId="4DD99F88" w14:textId="77777777" w:rsidR="00763648" w:rsidRDefault="00A74F1D" w:rsidP="00E90E14">
            <w:pPr>
              <w:spacing w:line="276" w:lineRule="auto"/>
              <w:rPr>
                <w:i/>
                <w:rPrChange w:id="566" w:author="Tyler" w:date="2017-11-06T12:57:00Z">
                  <w:rPr/>
                </w:rPrChange>
              </w:rPr>
            </w:pPr>
            <w:r>
              <w:rPr>
                <w:i/>
                <w:rPrChange w:id="567" w:author="Tyler" w:date="2017-11-06T12:57:00Z">
                  <w:rPr/>
                </w:rPrChange>
              </w:rPr>
              <w:t>m_proximity_in_R</w:t>
            </w:r>
          </w:p>
        </w:tc>
        <w:tc>
          <w:tcPr>
            <w:tcW w:w="3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568" w:author="Tyler" w:date="2017-11-06T12:57:00Z">
              <w:tcPr>
                <w:tcW w:w="3292" w:type="dxa"/>
                <w:gridSpan w:val="3"/>
                <w:tcBorders>
                  <w:top w:val="nil"/>
                  <w:left w:val="nil"/>
                  <w:bottom w:val="single" w:sz="7" w:space="0" w:color="000000"/>
                  <w:right w:val="single" w:sz="7" w:space="0" w:color="000000"/>
                </w:tcBorders>
                <w:tcMar>
                  <w:top w:w="100" w:type="dxa"/>
                  <w:left w:w="100" w:type="dxa"/>
                  <w:bottom w:w="100" w:type="dxa"/>
                  <w:right w:w="100" w:type="dxa"/>
                </w:tcMar>
              </w:tcPr>
            </w:tcPrChange>
          </w:tcPr>
          <w:p w14:paraId="30C9F674" w14:textId="413C845C" w:rsidR="00763648" w:rsidRDefault="00A74F1D">
            <w:pPr>
              <w:spacing w:line="276" w:lineRule="auto"/>
              <w:pPrChange w:id="569" w:author="Tyler" w:date="2017-11-06T12:57:00Z">
                <w:pPr>
                  <w:spacing w:line="276" w:lineRule="auto"/>
                </w:pPr>
              </w:pPrChange>
            </w:pPr>
            <w:r>
              <w:t xml:space="preserve">Proximity to </w:t>
            </w:r>
            <w:del w:id="570" w:author="Tyler" w:date="2017-11-06T12:57:00Z">
              <w:r w:rsidR="006A07A7">
                <w:delText>any</w:delText>
              </w:r>
            </w:del>
            <w:ins w:id="571" w:author="Tyler" w:date="2017-11-06T12:57:00Z">
              <w:r>
                <w:t>objects in the</w:t>
              </w:r>
            </w:ins>
            <w:r>
              <w:t xml:space="preserve"> environment </w:t>
            </w:r>
            <w:del w:id="572" w:author="Tyler" w:date="2017-11-06T12:57:00Z">
              <w:r w:rsidR="006A07A7">
                <w:delText xml:space="preserve">objects </w:delText>
              </w:r>
            </w:del>
            <w:r>
              <w:t>(front-right side).</w:t>
            </w:r>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573" w:author="Tyler" w:date="2017-11-06T12:57:00Z">
              <w:tcPr>
                <w:tcW w:w="2028" w:type="dxa"/>
                <w:gridSpan w:val="2"/>
                <w:tcBorders>
                  <w:top w:val="nil"/>
                  <w:left w:val="nil"/>
                  <w:bottom w:val="single" w:sz="7" w:space="0" w:color="000000"/>
                  <w:right w:val="single" w:sz="7" w:space="0" w:color="000000"/>
                </w:tcBorders>
                <w:tcMar>
                  <w:top w:w="100" w:type="dxa"/>
                  <w:left w:w="100" w:type="dxa"/>
                  <w:bottom w:w="100" w:type="dxa"/>
                  <w:right w:w="100" w:type="dxa"/>
                </w:tcMar>
              </w:tcPr>
            </w:tcPrChange>
          </w:tcPr>
          <w:p w14:paraId="4F009602" w14:textId="49AE9AEF" w:rsidR="00763648" w:rsidRDefault="00A74F1D">
            <w:pPr>
              <w:spacing w:line="276" w:lineRule="auto"/>
              <w:pPrChange w:id="574" w:author="Tyler" w:date="2017-11-06T12:57:00Z">
                <w:pPr>
                  <w:spacing w:line="276" w:lineRule="auto"/>
                </w:pPr>
              </w:pPrChange>
            </w:pPr>
            <w:r>
              <w:t>Distance (</w:t>
            </w:r>
            <w:del w:id="575" w:author="Tyler" w:date="2017-11-06T12:57:00Z">
              <w:r w:rsidR="006A07A7">
                <w:delText>m</w:delText>
              </w:r>
            </w:del>
            <w:ins w:id="576" w:author="Tyler" w:date="2017-11-06T12:57:00Z">
              <w:r>
                <w:t>cm</w:t>
              </w:r>
            </w:ins>
            <w:r>
              <w:t>)</w:t>
            </w:r>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577" w:author="Tyler" w:date="2017-11-06T12:57:00Z">
              <w:tcPr>
                <w:tcW w:w="2028" w:type="dxa"/>
                <w:gridSpan w:val="2"/>
                <w:tcBorders>
                  <w:top w:val="nil"/>
                  <w:left w:val="nil"/>
                  <w:bottom w:val="single" w:sz="7" w:space="0" w:color="000000"/>
                  <w:right w:val="single" w:sz="7" w:space="0" w:color="000000"/>
                </w:tcBorders>
                <w:tcMar>
                  <w:top w:w="100" w:type="dxa"/>
                  <w:left w:w="100" w:type="dxa"/>
                  <w:bottom w:w="100" w:type="dxa"/>
                  <w:right w:w="100" w:type="dxa"/>
                </w:tcMar>
              </w:tcPr>
            </w:tcPrChange>
          </w:tcPr>
          <w:p w14:paraId="6487AAB5" w14:textId="4A7A90AD" w:rsidR="00763648" w:rsidRDefault="00A74F1D">
            <w:pPr>
              <w:spacing w:line="276" w:lineRule="auto"/>
              <w:pPrChange w:id="578" w:author="Tyler" w:date="2017-11-06T12:57:00Z">
                <w:pPr>
                  <w:spacing w:line="276" w:lineRule="auto"/>
                </w:pPr>
              </w:pPrChange>
            </w:pPr>
            <w:r>
              <w:t xml:space="preserve">[0, </w:t>
            </w:r>
            <w:del w:id="579" w:author="Tyler" w:date="2017-11-06T12:57:00Z">
              <w:r w:rsidR="006A07A7">
                <w:delText>1</w:delText>
              </w:r>
            </w:del>
            <w:ins w:id="580" w:author="Tyler" w:date="2017-11-06T12:57:00Z">
              <w:r>
                <w:t>500</w:t>
              </w:r>
            </w:ins>
            <w:r>
              <w:t>]</w:t>
            </w:r>
          </w:p>
        </w:tc>
      </w:tr>
      <w:tr w:rsidR="00763648" w14:paraId="2AC27713" w14:textId="77777777">
        <w:trPr>
          <w:trHeight w:val="480"/>
          <w:trPrChange w:id="581" w:author="Tyler" w:date="2017-11-06T12:57:00Z">
            <w:trPr>
              <w:gridBefore w:val="1"/>
              <w:trHeight w:val="480"/>
            </w:trPr>
          </w:trPrChange>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582" w:author="Tyler" w:date="2017-11-06T12:57:00Z">
              <w:tcPr>
                <w:tcW w:w="2027"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tcPrChange>
          </w:tcPr>
          <w:p w14:paraId="5890BAC1" w14:textId="5B0D0C1F" w:rsidR="00763648" w:rsidRDefault="00A74F1D" w:rsidP="00E90E14">
            <w:pPr>
              <w:spacing w:line="276" w:lineRule="auto"/>
              <w:rPr>
                <w:i/>
                <w:rPrChange w:id="583" w:author="Tyler" w:date="2017-11-06T12:57:00Z">
                  <w:rPr/>
                </w:rPrChange>
              </w:rPr>
            </w:pPr>
            <w:r>
              <w:rPr>
                <w:i/>
                <w:rPrChange w:id="584" w:author="Tyler" w:date="2017-11-06T12:57:00Z">
                  <w:rPr/>
                </w:rPrChange>
              </w:rPr>
              <w:t>m_depth_</w:t>
            </w:r>
            <w:del w:id="585" w:author="Tyler" w:date="2017-11-06T12:57:00Z">
              <w:r w:rsidR="006A07A7">
                <w:delText>sensor_</w:delText>
              </w:r>
            </w:del>
            <w:r>
              <w:rPr>
                <w:i/>
                <w:rPrChange w:id="586" w:author="Tyler" w:date="2017-11-06T12:57:00Z">
                  <w:rPr/>
                </w:rPrChange>
              </w:rPr>
              <w:t>in</w:t>
            </w:r>
          </w:p>
        </w:tc>
        <w:tc>
          <w:tcPr>
            <w:tcW w:w="3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587" w:author="Tyler" w:date="2017-11-06T12:57:00Z">
              <w:tcPr>
                <w:tcW w:w="3292" w:type="dxa"/>
                <w:gridSpan w:val="3"/>
                <w:tcBorders>
                  <w:top w:val="nil"/>
                  <w:left w:val="nil"/>
                  <w:bottom w:val="single" w:sz="7" w:space="0" w:color="000000"/>
                  <w:right w:val="single" w:sz="7" w:space="0" w:color="000000"/>
                </w:tcBorders>
                <w:tcMar>
                  <w:top w:w="100" w:type="dxa"/>
                  <w:left w:w="100" w:type="dxa"/>
                  <w:bottom w:w="100" w:type="dxa"/>
                  <w:right w:w="100" w:type="dxa"/>
                </w:tcMar>
              </w:tcPr>
            </w:tcPrChange>
          </w:tcPr>
          <w:p w14:paraId="43596B0F" w14:textId="77777777" w:rsidR="00763648" w:rsidRDefault="00A74F1D">
            <w:pPr>
              <w:spacing w:line="276" w:lineRule="auto"/>
              <w:pPrChange w:id="588" w:author="Tyler" w:date="2017-11-06T12:57:00Z">
                <w:pPr>
                  <w:spacing w:line="276" w:lineRule="auto"/>
                </w:pPr>
              </w:pPrChange>
            </w:pPr>
            <w:r>
              <w:t xml:space="preserve">Depth of the </w:t>
            </w:r>
            <w:ins w:id="589" w:author="Tyler" w:date="2017-11-06T12:57:00Z">
              <w:r>
                <w:t xml:space="preserve">upcoming </w:t>
              </w:r>
            </w:ins>
            <w:r>
              <w:t xml:space="preserve">ground with respect to the </w:t>
            </w:r>
            <w:ins w:id="590" w:author="Tyler" w:date="2017-11-06T12:57:00Z">
              <w:r>
                <w:t xml:space="preserve">bottom of the </w:t>
              </w:r>
            </w:ins>
            <w:r>
              <w:t>walker.</w:t>
            </w:r>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591" w:author="Tyler" w:date="2017-11-06T12:57:00Z">
              <w:tcPr>
                <w:tcW w:w="2028" w:type="dxa"/>
                <w:gridSpan w:val="2"/>
                <w:tcBorders>
                  <w:top w:val="nil"/>
                  <w:left w:val="nil"/>
                  <w:bottom w:val="single" w:sz="7" w:space="0" w:color="000000"/>
                  <w:right w:val="single" w:sz="7" w:space="0" w:color="000000"/>
                </w:tcBorders>
                <w:tcMar>
                  <w:top w:w="100" w:type="dxa"/>
                  <w:left w:w="100" w:type="dxa"/>
                  <w:bottom w:w="100" w:type="dxa"/>
                  <w:right w:w="100" w:type="dxa"/>
                </w:tcMar>
              </w:tcPr>
            </w:tcPrChange>
          </w:tcPr>
          <w:p w14:paraId="586CFC55" w14:textId="1E96E1D9" w:rsidR="00763648" w:rsidRDefault="00A74F1D">
            <w:pPr>
              <w:spacing w:line="276" w:lineRule="auto"/>
              <w:pPrChange w:id="592" w:author="Tyler" w:date="2017-11-06T12:57:00Z">
                <w:pPr>
                  <w:spacing w:line="276" w:lineRule="auto"/>
                </w:pPr>
              </w:pPrChange>
            </w:pPr>
            <w:r>
              <w:t>Distance (</w:t>
            </w:r>
            <w:del w:id="593" w:author="Tyler" w:date="2017-11-06T12:57:00Z">
              <w:r w:rsidR="006A07A7">
                <w:delText>m</w:delText>
              </w:r>
            </w:del>
            <w:ins w:id="594" w:author="Tyler" w:date="2017-11-06T12:57:00Z">
              <w:r>
                <w:t>cm</w:t>
              </w:r>
            </w:ins>
            <w:r>
              <w:t>)</w:t>
            </w:r>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595" w:author="Tyler" w:date="2017-11-06T12:57:00Z">
              <w:tcPr>
                <w:tcW w:w="2028" w:type="dxa"/>
                <w:gridSpan w:val="2"/>
                <w:tcBorders>
                  <w:top w:val="nil"/>
                  <w:left w:val="nil"/>
                  <w:bottom w:val="single" w:sz="7" w:space="0" w:color="000000"/>
                  <w:right w:val="single" w:sz="7" w:space="0" w:color="000000"/>
                </w:tcBorders>
                <w:tcMar>
                  <w:top w:w="100" w:type="dxa"/>
                  <w:left w:w="100" w:type="dxa"/>
                  <w:bottom w:w="100" w:type="dxa"/>
                  <w:right w:w="100" w:type="dxa"/>
                </w:tcMar>
              </w:tcPr>
            </w:tcPrChange>
          </w:tcPr>
          <w:p w14:paraId="68193992" w14:textId="1D62FA7B" w:rsidR="00763648" w:rsidRDefault="00A74F1D">
            <w:pPr>
              <w:spacing w:line="276" w:lineRule="auto"/>
              <w:pPrChange w:id="596" w:author="Tyler" w:date="2017-11-06T12:57:00Z">
                <w:pPr>
                  <w:spacing w:line="276" w:lineRule="auto"/>
                </w:pPr>
              </w:pPrChange>
            </w:pPr>
            <w:r>
              <w:t>[-</w:t>
            </w:r>
            <w:del w:id="597" w:author="Tyler" w:date="2017-11-06T12:57:00Z">
              <w:r w:rsidR="006A07A7">
                <w:delText>2</w:delText>
              </w:r>
            </w:del>
            <w:ins w:id="598" w:author="Tyler" w:date="2017-11-06T12:57:00Z">
              <w:r>
                <w:t>100</w:t>
              </w:r>
            </w:ins>
            <w:r>
              <w:t>, 0]</w:t>
            </w:r>
          </w:p>
        </w:tc>
      </w:tr>
      <w:tr w:rsidR="00763648" w14:paraId="1187177A" w14:textId="77777777">
        <w:trPr>
          <w:trHeight w:val="480"/>
          <w:trPrChange w:id="599" w:author="Tyler" w:date="2017-11-06T12:57:00Z">
            <w:trPr>
              <w:gridBefore w:val="1"/>
              <w:trHeight w:val="480"/>
            </w:trPr>
          </w:trPrChange>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600" w:author="Tyler" w:date="2017-11-06T12:57:00Z">
              <w:tcPr>
                <w:tcW w:w="2027"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tcPrChange>
          </w:tcPr>
          <w:p w14:paraId="015ED000" w14:textId="77777777" w:rsidR="00763648" w:rsidRDefault="00A74F1D" w:rsidP="00E90E14">
            <w:pPr>
              <w:spacing w:line="276" w:lineRule="auto"/>
              <w:rPr>
                <w:i/>
                <w:rPrChange w:id="601" w:author="Tyler" w:date="2017-11-06T12:57:00Z">
                  <w:rPr/>
                </w:rPrChange>
              </w:rPr>
            </w:pPr>
            <w:r>
              <w:rPr>
                <w:i/>
                <w:rPrChange w:id="602" w:author="Tyler" w:date="2017-11-06T12:57:00Z">
                  <w:rPr/>
                </w:rPrChange>
              </w:rPr>
              <w:t>m_walker_yaw</w:t>
            </w:r>
          </w:p>
        </w:tc>
        <w:tc>
          <w:tcPr>
            <w:tcW w:w="3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603" w:author="Tyler" w:date="2017-11-06T12:57:00Z">
              <w:tcPr>
                <w:tcW w:w="3292" w:type="dxa"/>
                <w:gridSpan w:val="3"/>
                <w:tcBorders>
                  <w:top w:val="nil"/>
                  <w:left w:val="nil"/>
                  <w:bottom w:val="single" w:sz="7" w:space="0" w:color="000000"/>
                  <w:right w:val="single" w:sz="7" w:space="0" w:color="000000"/>
                </w:tcBorders>
                <w:tcMar>
                  <w:top w:w="100" w:type="dxa"/>
                  <w:left w:w="100" w:type="dxa"/>
                  <w:bottom w:w="100" w:type="dxa"/>
                  <w:right w:w="100" w:type="dxa"/>
                </w:tcMar>
              </w:tcPr>
            </w:tcPrChange>
          </w:tcPr>
          <w:p w14:paraId="2D5E370A" w14:textId="77777777" w:rsidR="00763648" w:rsidRDefault="00A74F1D">
            <w:pPr>
              <w:spacing w:line="276" w:lineRule="auto"/>
              <w:pPrChange w:id="604" w:author="Tyler" w:date="2017-11-06T12:57:00Z">
                <w:pPr>
                  <w:spacing w:line="276" w:lineRule="auto"/>
                </w:pPr>
              </w:pPrChange>
            </w:pPr>
            <w:r>
              <w:t>Orientation of the walker (yaw) with respect to the walker’s z-axis.</w:t>
            </w:r>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605" w:author="Tyler" w:date="2017-11-06T12:57:00Z">
              <w:tcPr>
                <w:tcW w:w="2028" w:type="dxa"/>
                <w:gridSpan w:val="2"/>
                <w:tcBorders>
                  <w:top w:val="nil"/>
                  <w:left w:val="nil"/>
                  <w:bottom w:val="single" w:sz="7" w:space="0" w:color="000000"/>
                  <w:right w:val="single" w:sz="7" w:space="0" w:color="000000"/>
                </w:tcBorders>
                <w:tcMar>
                  <w:top w:w="100" w:type="dxa"/>
                  <w:left w:w="100" w:type="dxa"/>
                  <w:bottom w:w="100" w:type="dxa"/>
                  <w:right w:w="100" w:type="dxa"/>
                </w:tcMar>
              </w:tcPr>
            </w:tcPrChange>
          </w:tcPr>
          <w:p w14:paraId="12724677" w14:textId="77777777" w:rsidR="00763648" w:rsidRDefault="00A74F1D">
            <w:pPr>
              <w:spacing w:line="276" w:lineRule="auto"/>
              <w:pPrChange w:id="606" w:author="Tyler" w:date="2017-11-06T12:57:00Z">
                <w:pPr>
                  <w:spacing w:line="276" w:lineRule="auto"/>
                </w:pPr>
              </w:pPrChange>
            </w:pPr>
            <w:r>
              <w:t>Angle (deg)</w:t>
            </w:r>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607" w:author="Tyler" w:date="2017-11-06T12:57:00Z">
              <w:tcPr>
                <w:tcW w:w="2028" w:type="dxa"/>
                <w:gridSpan w:val="2"/>
                <w:tcBorders>
                  <w:top w:val="nil"/>
                  <w:left w:val="nil"/>
                  <w:bottom w:val="single" w:sz="7" w:space="0" w:color="000000"/>
                  <w:right w:val="single" w:sz="7" w:space="0" w:color="000000"/>
                </w:tcBorders>
                <w:tcMar>
                  <w:top w:w="100" w:type="dxa"/>
                  <w:left w:w="100" w:type="dxa"/>
                  <w:bottom w:w="100" w:type="dxa"/>
                  <w:right w:w="100" w:type="dxa"/>
                </w:tcMar>
              </w:tcPr>
            </w:tcPrChange>
          </w:tcPr>
          <w:p w14:paraId="4505FB50" w14:textId="79300072" w:rsidR="00763648" w:rsidRDefault="006A07A7">
            <w:pPr>
              <w:spacing w:line="276" w:lineRule="auto"/>
              <w:pPrChange w:id="608" w:author="Tyler" w:date="2017-11-06T12:57:00Z">
                <w:pPr>
                  <w:spacing w:line="276" w:lineRule="auto"/>
                </w:pPr>
              </w:pPrChange>
            </w:pPr>
            <w:del w:id="609" w:author="Tyler" w:date="2017-11-06T12:57:00Z">
              <w:r>
                <w:delText>[0, 360</w:delText>
              </w:r>
            </w:del>
            <w:ins w:id="610" w:author="Tyler" w:date="2017-11-06T12:57:00Z">
              <w:r w:rsidR="00A74F1D">
                <w:t>[-180, 180</w:t>
              </w:r>
            </w:ins>
            <w:r w:rsidR="00A74F1D">
              <w:t>]</w:t>
            </w:r>
          </w:p>
        </w:tc>
      </w:tr>
      <w:tr w:rsidR="00763648" w14:paraId="380FEDBD" w14:textId="77777777">
        <w:trPr>
          <w:trHeight w:val="480"/>
          <w:ins w:id="611" w:author="Tyler" w:date="2017-11-06T12:57:00Z"/>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C523B" w14:textId="77777777" w:rsidR="00763648" w:rsidRDefault="00A74F1D">
            <w:pPr>
              <w:spacing w:line="276" w:lineRule="auto"/>
              <w:rPr>
                <w:ins w:id="612" w:author="Tyler" w:date="2017-11-06T12:57:00Z"/>
                <w:i/>
              </w:rPr>
            </w:pPr>
            <w:ins w:id="613" w:author="Tyler" w:date="2017-11-06T12:57:00Z">
              <w:r>
                <w:rPr>
                  <w:i/>
                </w:rPr>
                <w:t>m_walker_pitch</w:t>
              </w:r>
            </w:ins>
          </w:p>
        </w:tc>
        <w:tc>
          <w:tcPr>
            <w:tcW w:w="3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B49AC" w14:textId="77777777" w:rsidR="00763648" w:rsidRDefault="00A74F1D">
            <w:pPr>
              <w:spacing w:line="276" w:lineRule="auto"/>
              <w:rPr>
                <w:ins w:id="614" w:author="Tyler" w:date="2017-11-06T12:57:00Z"/>
              </w:rPr>
            </w:pPr>
            <w:ins w:id="615" w:author="Tyler" w:date="2017-11-06T12:57:00Z">
              <w:r>
                <w:t>Orientation of the walker (pitch) with respect to the walker’s y-axis.</w:t>
              </w:r>
            </w:ins>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1613B7" w14:textId="77777777" w:rsidR="00763648" w:rsidRDefault="00A74F1D">
            <w:pPr>
              <w:spacing w:line="276" w:lineRule="auto"/>
              <w:rPr>
                <w:ins w:id="616" w:author="Tyler" w:date="2017-11-06T12:57:00Z"/>
              </w:rPr>
            </w:pPr>
            <w:ins w:id="617" w:author="Tyler" w:date="2017-11-06T12:57:00Z">
              <w:r>
                <w:t>Angle (deg)</w:t>
              </w:r>
            </w:ins>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F3137" w14:textId="77777777" w:rsidR="00763648" w:rsidRDefault="00A74F1D">
            <w:pPr>
              <w:spacing w:line="276" w:lineRule="auto"/>
              <w:rPr>
                <w:ins w:id="618" w:author="Tyler" w:date="2017-11-06T12:57:00Z"/>
              </w:rPr>
            </w:pPr>
            <w:ins w:id="619" w:author="Tyler" w:date="2017-11-06T12:57:00Z">
              <w:r>
                <w:t>[-45, 45]</w:t>
              </w:r>
            </w:ins>
          </w:p>
        </w:tc>
      </w:tr>
      <w:tr w:rsidR="00763648" w14:paraId="7DA3CC05" w14:textId="77777777">
        <w:trPr>
          <w:trHeight w:val="480"/>
          <w:trPrChange w:id="620" w:author="Tyler" w:date="2017-11-06T12:57:00Z">
            <w:trPr>
              <w:gridBefore w:val="1"/>
              <w:trHeight w:val="480"/>
            </w:trPr>
          </w:trPrChange>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621" w:author="Tyler" w:date="2017-11-06T12:57:00Z">
              <w:tcPr>
                <w:tcW w:w="2027"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tcPrChange>
          </w:tcPr>
          <w:p w14:paraId="56202EB8" w14:textId="77777777" w:rsidR="00763648" w:rsidRDefault="00A74F1D" w:rsidP="00E90E14">
            <w:pPr>
              <w:spacing w:line="276" w:lineRule="auto"/>
              <w:rPr>
                <w:i/>
                <w:rPrChange w:id="622" w:author="Tyler" w:date="2017-11-06T12:57:00Z">
                  <w:rPr/>
                </w:rPrChange>
              </w:rPr>
            </w:pPr>
            <w:r>
              <w:rPr>
                <w:i/>
                <w:rPrChange w:id="623" w:author="Tyler" w:date="2017-11-06T12:57:00Z">
                  <w:rPr/>
                </w:rPrChange>
              </w:rPr>
              <w:t>m_walker_loc_out</w:t>
            </w:r>
          </w:p>
        </w:tc>
        <w:tc>
          <w:tcPr>
            <w:tcW w:w="3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624" w:author="Tyler" w:date="2017-11-06T12:57:00Z">
              <w:tcPr>
                <w:tcW w:w="3292" w:type="dxa"/>
                <w:gridSpan w:val="3"/>
                <w:tcBorders>
                  <w:top w:val="nil"/>
                  <w:left w:val="nil"/>
                  <w:bottom w:val="single" w:sz="7" w:space="0" w:color="000000"/>
                  <w:right w:val="single" w:sz="7" w:space="0" w:color="000000"/>
                </w:tcBorders>
                <w:tcMar>
                  <w:top w:w="100" w:type="dxa"/>
                  <w:left w:w="100" w:type="dxa"/>
                  <w:bottom w:w="100" w:type="dxa"/>
                  <w:right w:w="100" w:type="dxa"/>
                </w:tcMar>
              </w:tcPr>
            </w:tcPrChange>
          </w:tcPr>
          <w:p w14:paraId="2BAD387D" w14:textId="77777777" w:rsidR="00763648" w:rsidRDefault="00A74F1D">
            <w:pPr>
              <w:spacing w:line="276" w:lineRule="auto"/>
              <w:pPrChange w:id="625" w:author="Tyler" w:date="2017-11-06T12:57:00Z">
                <w:pPr>
                  <w:spacing w:line="276" w:lineRule="auto"/>
                </w:pPr>
              </w:pPrChange>
            </w:pPr>
            <w:r>
              <w:t>Global location of the walker.</w:t>
            </w:r>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626" w:author="Tyler" w:date="2017-11-06T12:57:00Z">
              <w:tcPr>
                <w:tcW w:w="2028" w:type="dxa"/>
                <w:gridSpan w:val="2"/>
                <w:tcBorders>
                  <w:top w:val="nil"/>
                  <w:left w:val="nil"/>
                  <w:bottom w:val="single" w:sz="7" w:space="0" w:color="000000"/>
                  <w:right w:val="single" w:sz="7" w:space="0" w:color="000000"/>
                </w:tcBorders>
                <w:tcMar>
                  <w:top w:w="100" w:type="dxa"/>
                  <w:left w:w="100" w:type="dxa"/>
                  <w:bottom w:w="100" w:type="dxa"/>
                  <w:right w:w="100" w:type="dxa"/>
                </w:tcMar>
              </w:tcPr>
            </w:tcPrChange>
          </w:tcPr>
          <w:p w14:paraId="2F5CDF9D" w14:textId="77777777" w:rsidR="00763648" w:rsidRDefault="00A74F1D">
            <w:pPr>
              <w:spacing w:line="276" w:lineRule="auto"/>
              <w:pPrChange w:id="627" w:author="Tyler" w:date="2017-11-06T12:57:00Z">
                <w:pPr>
                  <w:spacing w:line="276" w:lineRule="auto"/>
                </w:pPr>
              </w:pPrChange>
            </w:pPr>
            <w:r>
              <w:t xml:space="preserve">[Longitude (deg), Latitude (deg)] </w:t>
            </w:r>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628" w:author="Tyler" w:date="2017-11-06T12:57:00Z">
              <w:tcPr>
                <w:tcW w:w="2028" w:type="dxa"/>
                <w:gridSpan w:val="2"/>
                <w:tcBorders>
                  <w:top w:val="nil"/>
                  <w:left w:val="nil"/>
                  <w:bottom w:val="single" w:sz="7" w:space="0" w:color="000000"/>
                  <w:right w:val="single" w:sz="7" w:space="0" w:color="000000"/>
                </w:tcBorders>
                <w:tcMar>
                  <w:top w:w="100" w:type="dxa"/>
                  <w:left w:w="100" w:type="dxa"/>
                  <w:bottom w:w="100" w:type="dxa"/>
                  <w:right w:w="100" w:type="dxa"/>
                </w:tcMar>
              </w:tcPr>
            </w:tcPrChange>
          </w:tcPr>
          <w:p w14:paraId="18FB5976" w14:textId="77777777" w:rsidR="00763648" w:rsidRDefault="00A74F1D">
            <w:pPr>
              <w:spacing w:line="276" w:lineRule="auto"/>
              <w:pPrChange w:id="629" w:author="Tyler" w:date="2017-11-06T12:57:00Z">
                <w:pPr>
                  <w:spacing w:line="276" w:lineRule="auto"/>
                </w:pPr>
              </w:pPrChange>
            </w:pPr>
            <w:r>
              <w:t>[-180, 180; -90,90]</w:t>
            </w:r>
          </w:p>
        </w:tc>
      </w:tr>
      <w:tr w:rsidR="00763648" w14:paraId="733A1421" w14:textId="77777777">
        <w:trPr>
          <w:trHeight w:val="480"/>
          <w:trPrChange w:id="630" w:author="Tyler" w:date="2017-11-06T12:57:00Z">
            <w:trPr>
              <w:gridBefore w:val="1"/>
              <w:trHeight w:val="480"/>
            </w:trPr>
          </w:trPrChange>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631" w:author="Tyler" w:date="2017-11-06T12:57:00Z">
              <w:tcPr>
                <w:tcW w:w="2027"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tcPrChange>
          </w:tcPr>
          <w:p w14:paraId="0FD6D8F3" w14:textId="77777777" w:rsidR="00763648" w:rsidRDefault="00A74F1D" w:rsidP="00E90E14">
            <w:pPr>
              <w:spacing w:line="276" w:lineRule="auto"/>
              <w:rPr>
                <w:i/>
                <w:rPrChange w:id="632" w:author="Tyler" w:date="2017-11-06T12:57:00Z">
                  <w:rPr/>
                </w:rPrChange>
              </w:rPr>
            </w:pPr>
            <w:r>
              <w:rPr>
                <w:i/>
                <w:rPrChange w:id="633" w:author="Tyler" w:date="2017-11-06T12:57:00Z">
                  <w:rPr/>
                </w:rPrChange>
              </w:rPr>
              <w:lastRenderedPageBreak/>
              <w:t>m_walker_loc_in</w:t>
            </w:r>
          </w:p>
        </w:tc>
        <w:tc>
          <w:tcPr>
            <w:tcW w:w="3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634" w:author="Tyler" w:date="2017-11-06T12:57:00Z">
              <w:tcPr>
                <w:tcW w:w="3292" w:type="dxa"/>
                <w:gridSpan w:val="3"/>
                <w:tcBorders>
                  <w:top w:val="nil"/>
                  <w:left w:val="nil"/>
                  <w:bottom w:val="single" w:sz="7" w:space="0" w:color="000000"/>
                  <w:right w:val="single" w:sz="7" w:space="0" w:color="000000"/>
                </w:tcBorders>
                <w:tcMar>
                  <w:top w:w="100" w:type="dxa"/>
                  <w:left w:w="100" w:type="dxa"/>
                  <w:bottom w:w="100" w:type="dxa"/>
                  <w:right w:w="100" w:type="dxa"/>
                </w:tcMar>
              </w:tcPr>
            </w:tcPrChange>
          </w:tcPr>
          <w:p w14:paraId="404DA2F1" w14:textId="77777777" w:rsidR="00763648" w:rsidRDefault="00A74F1D">
            <w:pPr>
              <w:spacing w:line="276" w:lineRule="auto"/>
              <w:pPrChange w:id="635" w:author="Tyler" w:date="2017-11-06T12:57:00Z">
                <w:pPr>
                  <w:spacing w:line="276" w:lineRule="auto"/>
                </w:pPr>
              </w:pPrChange>
            </w:pPr>
            <w:r>
              <w:t>Location of the walker inside the patient room, with respect to a preset coordinate system.</w:t>
            </w:r>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636" w:author="Tyler" w:date="2017-11-06T12:57:00Z">
              <w:tcPr>
                <w:tcW w:w="2028" w:type="dxa"/>
                <w:gridSpan w:val="2"/>
                <w:tcBorders>
                  <w:top w:val="nil"/>
                  <w:left w:val="nil"/>
                  <w:bottom w:val="single" w:sz="7" w:space="0" w:color="000000"/>
                  <w:right w:val="single" w:sz="7" w:space="0" w:color="000000"/>
                </w:tcBorders>
                <w:tcMar>
                  <w:top w:w="100" w:type="dxa"/>
                  <w:left w:w="100" w:type="dxa"/>
                  <w:bottom w:w="100" w:type="dxa"/>
                  <w:right w:w="100" w:type="dxa"/>
                </w:tcMar>
              </w:tcPr>
            </w:tcPrChange>
          </w:tcPr>
          <w:p w14:paraId="7D70C805" w14:textId="77777777" w:rsidR="00763648" w:rsidRDefault="00A74F1D">
            <w:pPr>
              <w:spacing w:line="276" w:lineRule="auto"/>
              <w:pPrChange w:id="637" w:author="Tyler" w:date="2017-11-06T12:57:00Z">
                <w:pPr>
                  <w:spacing w:line="276" w:lineRule="auto"/>
                </w:pPr>
              </w:pPrChange>
            </w:pPr>
            <w:r>
              <w:t>[x,y] on room map</w:t>
            </w:r>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638" w:author="Tyler" w:date="2017-11-06T12:57:00Z">
              <w:tcPr>
                <w:tcW w:w="2028" w:type="dxa"/>
                <w:gridSpan w:val="2"/>
                <w:tcBorders>
                  <w:top w:val="nil"/>
                  <w:left w:val="nil"/>
                  <w:bottom w:val="single" w:sz="7" w:space="0" w:color="000000"/>
                  <w:right w:val="single" w:sz="7" w:space="0" w:color="000000"/>
                </w:tcBorders>
                <w:tcMar>
                  <w:top w:w="100" w:type="dxa"/>
                  <w:left w:w="100" w:type="dxa"/>
                  <w:bottom w:w="100" w:type="dxa"/>
                  <w:right w:w="100" w:type="dxa"/>
                </w:tcMar>
              </w:tcPr>
            </w:tcPrChange>
          </w:tcPr>
          <w:p w14:paraId="6AB66B2A" w14:textId="418E055B" w:rsidR="00763648" w:rsidRDefault="00A74F1D">
            <w:pPr>
              <w:spacing w:line="276" w:lineRule="auto"/>
              <w:pPrChange w:id="639" w:author="Tyler" w:date="2017-11-06T12:57:00Z">
                <w:pPr>
                  <w:spacing w:line="276" w:lineRule="auto"/>
                </w:pPr>
              </w:pPrChange>
            </w:pPr>
            <w:ins w:id="640" w:author="Tyler" w:date="2017-11-06T12:57:00Z">
              <w:r>
                <w:t>[0, 100; 0, 100]</w:t>
              </w:r>
            </w:ins>
            <w:moveFromRangeStart w:id="641" w:author="Tyler" w:date="2017-11-06T12:57:00Z" w:name="move497736363"/>
            <w:moveFrom w:id="642" w:author="Tyler" w:date="2017-11-06T12:57:00Z">
              <w:r>
                <w:t>Custom</w:t>
              </w:r>
            </w:moveFrom>
            <w:moveFromRangeEnd w:id="641"/>
          </w:p>
        </w:tc>
      </w:tr>
      <w:tr w:rsidR="00763648" w14:paraId="4C8E0A21" w14:textId="77777777">
        <w:trPr>
          <w:trHeight w:val="480"/>
          <w:trPrChange w:id="643" w:author="Tyler" w:date="2017-11-06T12:57:00Z">
            <w:trPr>
              <w:gridBefore w:val="1"/>
              <w:trHeight w:val="480"/>
            </w:trPr>
          </w:trPrChange>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644" w:author="Tyler" w:date="2017-11-06T12:57:00Z">
              <w:tcPr>
                <w:tcW w:w="2027"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tcPrChange>
          </w:tcPr>
          <w:p w14:paraId="16232915" w14:textId="77777777" w:rsidR="00763648" w:rsidRDefault="00A74F1D" w:rsidP="00E90E14">
            <w:pPr>
              <w:spacing w:line="276" w:lineRule="auto"/>
              <w:rPr>
                <w:i/>
                <w:rPrChange w:id="645" w:author="Tyler" w:date="2017-11-06T12:57:00Z">
                  <w:rPr/>
                </w:rPrChange>
              </w:rPr>
            </w:pPr>
            <w:r>
              <w:rPr>
                <w:i/>
                <w:rPrChange w:id="646" w:author="Tyler" w:date="2017-11-06T12:57:00Z">
                  <w:rPr/>
                </w:rPrChange>
              </w:rPr>
              <w:t>m_human_loc_in</w:t>
            </w:r>
          </w:p>
        </w:tc>
        <w:tc>
          <w:tcPr>
            <w:tcW w:w="3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647" w:author="Tyler" w:date="2017-11-06T12:57:00Z">
              <w:tcPr>
                <w:tcW w:w="3292" w:type="dxa"/>
                <w:gridSpan w:val="3"/>
                <w:tcBorders>
                  <w:top w:val="nil"/>
                  <w:left w:val="nil"/>
                  <w:bottom w:val="single" w:sz="7" w:space="0" w:color="000000"/>
                  <w:right w:val="single" w:sz="7" w:space="0" w:color="000000"/>
                </w:tcBorders>
                <w:tcMar>
                  <w:top w:w="100" w:type="dxa"/>
                  <w:left w:w="100" w:type="dxa"/>
                  <w:bottom w:w="100" w:type="dxa"/>
                  <w:right w:w="100" w:type="dxa"/>
                </w:tcMar>
              </w:tcPr>
            </w:tcPrChange>
          </w:tcPr>
          <w:p w14:paraId="5DEBBE1A" w14:textId="77777777" w:rsidR="00763648" w:rsidRDefault="00A74F1D">
            <w:pPr>
              <w:spacing w:line="276" w:lineRule="auto"/>
              <w:pPrChange w:id="648" w:author="Tyler" w:date="2017-11-06T12:57:00Z">
                <w:pPr>
                  <w:spacing w:line="276" w:lineRule="auto"/>
                </w:pPr>
              </w:pPrChange>
            </w:pPr>
            <w:r>
              <w:t>Location of the human based on their phone, with respect to a preset coordinate system.</w:t>
            </w:r>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649" w:author="Tyler" w:date="2017-11-06T12:57:00Z">
              <w:tcPr>
                <w:tcW w:w="2028" w:type="dxa"/>
                <w:gridSpan w:val="2"/>
                <w:tcBorders>
                  <w:top w:val="nil"/>
                  <w:left w:val="nil"/>
                  <w:bottom w:val="single" w:sz="7" w:space="0" w:color="000000"/>
                  <w:right w:val="single" w:sz="7" w:space="0" w:color="000000"/>
                </w:tcBorders>
                <w:tcMar>
                  <w:top w:w="100" w:type="dxa"/>
                  <w:left w:w="100" w:type="dxa"/>
                  <w:bottom w:w="100" w:type="dxa"/>
                  <w:right w:w="100" w:type="dxa"/>
                </w:tcMar>
              </w:tcPr>
            </w:tcPrChange>
          </w:tcPr>
          <w:p w14:paraId="37E8E37B" w14:textId="77777777" w:rsidR="00763648" w:rsidRDefault="00A74F1D">
            <w:pPr>
              <w:spacing w:line="276" w:lineRule="auto"/>
              <w:pPrChange w:id="650" w:author="Tyler" w:date="2017-11-06T12:57:00Z">
                <w:pPr>
                  <w:spacing w:line="276" w:lineRule="auto"/>
                </w:pPr>
              </w:pPrChange>
            </w:pPr>
            <w:r>
              <w:t>[x, y] on room map</w:t>
            </w:r>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651" w:author="Tyler" w:date="2017-11-06T12:57:00Z">
              <w:tcPr>
                <w:tcW w:w="2028" w:type="dxa"/>
                <w:gridSpan w:val="2"/>
                <w:tcBorders>
                  <w:top w:val="nil"/>
                  <w:left w:val="nil"/>
                  <w:bottom w:val="single" w:sz="7" w:space="0" w:color="000000"/>
                  <w:right w:val="single" w:sz="7" w:space="0" w:color="000000"/>
                </w:tcBorders>
                <w:tcMar>
                  <w:top w:w="100" w:type="dxa"/>
                  <w:left w:w="100" w:type="dxa"/>
                  <w:bottom w:w="100" w:type="dxa"/>
                  <w:right w:w="100" w:type="dxa"/>
                </w:tcMar>
              </w:tcPr>
            </w:tcPrChange>
          </w:tcPr>
          <w:p w14:paraId="7C6BBF12" w14:textId="00705C4A" w:rsidR="00763648" w:rsidRDefault="00A74F1D">
            <w:pPr>
              <w:spacing w:line="276" w:lineRule="auto"/>
              <w:pPrChange w:id="652" w:author="Tyler" w:date="2017-11-06T12:57:00Z">
                <w:pPr>
                  <w:spacing w:line="276" w:lineRule="auto"/>
                </w:pPr>
              </w:pPrChange>
            </w:pPr>
            <w:ins w:id="653" w:author="Tyler" w:date="2017-11-06T12:57:00Z">
              <w:r>
                <w:t>[0, 100; 0, 100]</w:t>
              </w:r>
            </w:ins>
            <w:moveFromRangeStart w:id="654" w:author="Tyler" w:date="2017-11-06T12:57:00Z" w:name="move497736364"/>
            <w:moveFrom w:id="655" w:author="Tyler" w:date="2017-11-06T12:57:00Z">
              <w:r>
                <w:t>Custom</w:t>
              </w:r>
            </w:moveFrom>
            <w:moveFromRangeEnd w:id="654"/>
          </w:p>
        </w:tc>
      </w:tr>
      <w:tr w:rsidR="00763648" w14:paraId="463E8418" w14:textId="77777777">
        <w:trPr>
          <w:trHeight w:val="480"/>
          <w:trPrChange w:id="656" w:author="Tyler" w:date="2017-11-06T12:57:00Z">
            <w:trPr>
              <w:gridBefore w:val="1"/>
              <w:trHeight w:val="480"/>
            </w:trPr>
          </w:trPrChange>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657" w:author="Tyler" w:date="2017-11-06T12:57:00Z">
              <w:tcPr>
                <w:tcW w:w="2027"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tcPrChange>
          </w:tcPr>
          <w:p w14:paraId="00275FBF" w14:textId="77777777" w:rsidR="00763648" w:rsidRDefault="00A74F1D" w:rsidP="00E90E14">
            <w:pPr>
              <w:spacing w:line="276" w:lineRule="auto"/>
              <w:rPr>
                <w:i/>
                <w:rPrChange w:id="658" w:author="Tyler" w:date="2017-11-06T12:57:00Z">
                  <w:rPr/>
                </w:rPrChange>
              </w:rPr>
            </w:pPr>
            <w:r>
              <w:rPr>
                <w:i/>
                <w:rPrChange w:id="659" w:author="Tyler" w:date="2017-11-06T12:57:00Z">
                  <w:rPr/>
                </w:rPrChange>
              </w:rPr>
              <w:t>m_desired_loc</w:t>
            </w:r>
          </w:p>
        </w:tc>
        <w:tc>
          <w:tcPr>
            <w:tcW w:w="3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660" w:author="Tyler" w:date="2017-11-06T12:57:00Z">
              <w:tcPr>
                <w:tcW w:w="3292" w:type="dxa"/>
                <w:gridSpan w:val="3"/>
                <w:tcBorders>
                  <w:top w:val="nil"/>
                  <w:left w:val="nil"/>
                  <w:bottom w:val="single" w:sz="7" w:space="0" w:color="000000"/>
                  <w:right w:val="single" w:sz="7" w:space="0" w:color="000000"/>
                </w:tcBorders>
                <w:tcMar>
                  <w:top w:w="100" w:type="dxa"/>
                  <w:left w:w="100" w:type="dxa"/>
                  <w:bottom w:w="100" w:type="dxa"/>
                  <w:right w:w="100" w:type="dxa"/>
                </w:tcMar>
              </w:tcPr>
            </w:tcPrChange>
          </w:tcPr>
          <w:p w14:paraId="0190C801" w14:textId="0B08A3A4" w:rsidR="00763648" w:rsidRDefault="006A07A7">
            <w:pPr>
              <w:spacing w:line="276" w:lineRule="auto"/>
              <w:pPrChange w:id="661" w:author="Tyler" w:date="2017-11-06T12:57:00Z">
                <w:pPr>
                  <w:spacing w:line="276" w:lineRule="auto"/>
                </w:pPr>
              </w:pPrChange>
            </w:pPr>
            <w:del w:id="662" w:author="Tyler" w:date="2017-11-06T12:57:00Z">
              <w:r>
                <w:delText>Desired</w:delText>
              </w:r>
            </w:del>
            <w:ins w:id="663" w:author="Tyler" w:date="2017-11-06T12:57:00Z">
              <w:r w:rsidR="00A74F1D">
                <w:t>User selected desired</w:t>
              </w:r>
            </w:ins>
            <w:r w:rsidR="00A74F1D">
              <w:t xml:space="preserve"> location </w:t>
            </w:r>
            <w:del w:id="664" w:author="Tyler" w:date="2017-11-06T12:57:00Z">
              <w:r>
                <w:delText xml:space="preserve">the user selects </w:delText>
              </w:r>
            </w:del>
            <w:r w:rsidR="00A74F1D">
              <w:t>for the walker in autonomous mode</w:t>
            </w:r>
            <w:del w:id="665" w:author="Tyler" w:date="2017-11-06T12:57:00Z">
              <w:r>
                <w:delText>.</w:delText>
              </w:r>
            </w:del>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666" w:author="Tyler" w:date="2017-11-06T12:57:00Z">
              <w:tcPr>
                <w:tcW w:w="2028" w:type="dxa"/>
                <w:gridSpan w:val="2"/>
                <w:tcBorders>
                  <w:top w:val="nil"/>
                  <w:left w:val="nil"/>
                  <w:bottom w:val="single" w:sz="7" w:space="0" w:color="000000"/>
                  <w:right w:val="single" w:sz="7" w:space="0" w:color="000000"/>
                </w:tcBorders>
                <w:tcMar>
                  <w:top w:w="100" w:type="dxa"/>
                  <w:left w:w="100" w:type="dxa"/>
                  <w:bottom w:w="100" w:type="dxa"/>
                  <w:right w:w="100" w:type="dxa"/>
                </w:tcMar>
              </w:tcPr>
            </w:tcPrChange>
          </w:tcPr>
          <w:p w14:paraId="2A5588E3" w14:textId="77777777" w:rsidR="00763648" w:rsidRDefault="00A74F1D">
            <w:pPr>
              <w:spacing w:line="276" w:lineRule="auto"/>
              <w:pPrChange w:id="667" w:author="Tyler" w:date="2017-11-06T12:57:00Z">
                <w:pPr>
                  <w:spacing w:line="276" w:lineRule="auto"/>
                </w:pPr>
              </w:pPrChange>
            </w:pPr>
            <w:r>
              <w:t>Enum</w:t>
            </w:r>
            <w:ins w:id="668" w:author="Tyler" w:date="2017-11-06T12:57:00Z">
              <w:r>
                <w:t xml:space="preserve"> (states)</w:t>
              </w:r>
            </w:ins>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669" w:author="Tyler" w:date="2017-11-06T12:57:00Z">
              <w:tcPr>
                <w:tcW w:w="2028" w:type="dxa"/>
                <w:gridSpan w:val="2"/>
                <w:tcBorders>
                  <w:top w:val="nil"/>
                  <w:left w:val="nil"/>
                  <w:bottom w:val="single" w:sz="7" w:space="0" w:color="000000"/>
                  <w:right w:val="single" w:sz="7" w:space="0" w:color="000000"/>
                </w:tcBorders>
                <w:tcMar>
                  <w:top w:w="100" w:type="dxa"/>
                  <w:left w:w="100" w:type="dxa"/>
                  <w:bottom w:w="100" w:type="dxa"/>
                  <w:right w:w="100" w:type="dxa"/>
                </w:tcMar>
              </w:tcPr>
            </w:tcPrChange>
          </w:tcPr>
          <w:p w14:paraId="2E7128FF" w14:textId="77777777" w:rsidR="00763648" w:rsidRDefault="00A74F1D">
            <w:pPr>
              <w:spacing w:line="276" w:lineRule="auto"/>
              <w:pPrChange w:id="670" w:author="Tyler" w:date="2017-11-06T12:57:00Z">
                <w:pPr>
                  <w:spacing w:line="276" w:lineRule="auto"/>
                </w:pPr>
              </w:pPrChange>
            </w:pPr>
            <w:r>
              <w:t>GoDocking, GoHuman</w:t>
            </w:r>
          </w:p>
        </w:tc>
      </w:tr>
      <w:tr w:rsidR="00763648" w14:paraId="0D8D9F7A" w14:textId="77777777">
        <w:trPr>
          <w:trHeight w:val="480"/>
          <w:trPrChange w:id="671" w:author="Tyler" w:date="2017-11-06T12:57:00Z">
            <w:trPr>
              <w:gridBefore w:val="1"/>
              <w:trHeight w:val="480"/>
            </w:trPr>
          </w:trPrChange>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672" w:author="Tyler" w:date="2017-11-06T12:57:00Z">
              <w:tcPr>
                <w:tcW w:w="2027"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tcPrChange>
          </w:tcPr>
          <w:p w14:paraId="675E752B" w14:textId="657A8445" w:rsidR="00763648" w:rsidRDefault="00A74F1D" w:rsidP="00E90E14">
            <w:pPr>
              <w:spacing w:line="276" w:lineRule="auto"/>
              <w:rPr>
                <w:i/>
                <w:rPrChange w:id="673" w:author="Tyler" w:date="2017-11-06T12:57:00Z">
                  <w:rPr/>
                </w:rPrChange>
              </w:rPr>
            </w:pPr>
            <w:r>
              <w:rPr>
                <w:i/>
                <w:rPrChange w:id="674" w:author="Tyler" w:date="2017-11-06T12:57:00Z">
                  <w:rPr/>
                </w:rPrChange>
              </w:rPr>
              <w:t>m_</w:t>
            </w:r>
            <w:del w:id="675" w:author="Tyler" w:date="2017-11-06T12:57:00Z">
              <w:r w:rsidR="006A07A7">
                <w:delText>handle_in</w:delText>
              </w:r>
            </w:del>
            <w:ins w:id="676" w:author="Tyler" w:date="2017-11-06T12:57:00Z">
              <w:r>
                <w:rPr>
                  <w:i/>
                </w:rPr>
                <w:t>user_int</w:t>
              </w:r>
            </w:ins>
            <w:r>
              <w:rPr>
                <w:i/>
                <w:rPrChange w:id="677" w:author="Tyler" w:date="2017-11-06T12:57:00Z">
                  <w:rPr/>
                </w:rPrChange>
              </w:rPr>
              <w:t>_L</w:t>
            </w:r>
          </w:p>
        </w:tc>
        <w:tc>
          <w:tcPr>
            <w:tcW w:w="3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678" w:author="Tyler" w:date="2017-11-06T12:57:00Z">
              <w:tcPr>
                <w:tcW w:w="3292" w:type="dxa"/>
                <w:gridSpan w:val="3"/>
                <w:tcBorders>
                  <w:top w:val="nil"/>
                  <w:left w:val="nil"/>
                  <w:bottom w:val="single" w:sz="7" w:space="0" w:color="000000"/>
                  <w:right w:val="single" w:sz="7" w:space="0" w:color="000000"/>
                </w:tcBorders>
                <w:tcMar>
                  <w:top w:w="100" w:type="dxa"/>
                  <w:left w:w="100" w:type="dxa"/>
                  <w:bottom w:w="100" w:type="dxa"/>
                  <w:right w:w="100" w:type="dxa"/>
                </w:tcMar>
              </w:tcPr>
            </w:tcPrChange>
          </w:tcPr>
          <w:p w14:paraId="2DC1D467" w14:textId="77777777" w:rsidR="00763648" w:rsidRDefault="00A74F1D">
            <w:pPr>
              <w:spacing w:line="276" w:lineRule="auto"/>
              <w:pPrChange w:id="679" w:author="Tyler" w:date="2017-11-06T12:57:00Z">
                <w:pPr>
                  <w:spacing w:line="276" w:lineRule="auto"/>
                </w:pPr>
              </w:pPrChange>
            </w:pPr>
            <w:ins w:id="680" w:author="Tyler" w:date="2017-11-06T12:57:00Z">
              <w:r>
                <w:t>Desired forward assisted movement for the user, for the left motor.</w:t>
              </w:r>
            </w:ins>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681" w:author="Tyler" w:date="2017-11-06T12:57:00Z">
              <w:tcPr>
                <w:tcW w:w="2028" w:type="dxa"/>
                <w:gridSpan w:val="2"/>
                <w:tcBorders>
                  <w:top w:val="nil"/>
                  <w:left w:val="nil"/>
                  <w:bottom w:val="single" w:sz="7" w:space="0" w:color="000000"/>
                  <w:right w:val="single" w:sz="7" w:space="0" w:color="000000"/>
                </w:tcBorders>
                <w:tcMar>
                  <w:top w:w="100" w:type="dxa"/>
                  <w:left w:w="100" w:type="dxa"/>
                  <w:bottom w:w="100" w:type="dxa"/>
                  <w:right w:w="100" w:type="dxa"/>
                </w:tcMar>
              </w:tcPr>
            </w:tcPrChange>
          </w:tcPr>
          <w:p w14:paraId="7FFE4ED4" w14:textId="28314607" w:rsidR="00763648" w:rsidRDefault="00A74F1D">
            <w:pPr>
              <w:spacing w:line="276" w:lineRule="auto"/>
              <w:pPrChange w:id="682" w:author="Tyler" w:date="2017-11-06T12:57:00Z">
                <w:pPr>
                  <w:spacing w:line="276" w:lineRule="auto"/>
                </w:pPr>
              </w:pPrChange>
            </w:pPr>
            <w:moveToRangeStart w:id="683" w:author="Tyler" w:date="2017-11-06T12:57:00Z" w:name="move497736363"/>
            <w:moveTo w:id="684" w:author="Tyler" w:date="2017-11-06T12:57:00Z">
              <w:r>
                <w:t>Custom</w:t>
              </w:r>
            </w:moveTo>
            <w:moveToRangeEnd w:id="683"/>
            <w:del w:id="685" w:author="Tyler" w:date="2017-11-06T12:57:00Z">
              <w:r w:rsidR="006A07A7">
                <w:delText>Force (Nm)</w:delText>
              </w:r>
            </w:del>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686" w:author="Tyler" w:date="2017-11-06T12:57:00Z">
              <w:tcPr>
                <w:tcW w:w="2028" w:type="dxa"/>
                <w:gridSpan w:val="2"/>
                <w:tcBorders>
                  <w:top w:val="nil"/>
                  <w:left w:val="nil"/>
                  <w:bottom w:val="single" w:sz="7" w:space="0" w:color="000000"/>
                  <w:right w:val="single" w:sz="7" w:space="0" w:color="000000"/>
                </w:tcBorders>
                <w:tcMar>
                  <w:top w:w="100" w:type="dxa"/>
                  <w:left w:w="100" w:type="dxa"/>
                  <w:bottom w:w="100" w:type="dxa"/>
                  <w:right w:w="100" w:type="dxa"/>
                </w:tcMar>
              </w:tcPr>
            </w:tcPrChange>
          </w:tcPr>
          <w:p w14:paraId="5A230BEE" w14:textId="77777777" w:rsidR="00763648" w:rsidRDefault="00A74F1D">
            <w:pPr>
              <w:spacing w:line="276" w:lineRule="auto"/>
              <w:pPrChange w:id="687" w:author="Tyler" w:date="2017-11-06T12:57:00Z">
                <w:pPr>
                  <w:spacing w:line="276" w:lineRule="auto"/>
                </w:pPr>
              </w:pPrChange>
            </w:pPr>
            <w:ins w:id="688" w:author="Tyler" w:date="2017-11-06T12:57:00Z">
              <w:r>
                <w:t>[-100,100]</w:t>
              </w:r>
            </w:ins>
          </w:p>
        </w:tc>
      </w:tr>
      <w:tr w:rsidR="00763648" w14:paraId="7753541C" w14:textId="77777777">
        <w:trPr>
          <w:trHeight w:val="480"/>
          <w:trPrChange w:id="689" w:author="Tyler" w:date="2017-11-06T12:57:00Z">
            <w:trPr>
              <w:gridBefore w:val="1"/>
              <w:trHeight w:val="480"/>
            </w:trPr>
          </w:trPrChange>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690" w:author="Tyler" w:date="2017-11-06T12:57:00Z">
              <w:tcPr>
                <w:tcW w:w="2027"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tcPrChange>
          </w:tcPr>
          <w:p w14:paraId="0D2BC205" w14:textId="055830CC" w:rsidR="00763648" w:rsidRDefault="00A74F1D" w:rsidP="00E90E14">
            <w:pPr>
              <w:spacing w:line="276" w:lineRule="auto"/>
              <w:rPr>
                <w:i/>
                <w:rPrChange w:id="691" w:author="Tyler" w:date="2017-11-06T12:57:00Z">
                  <w:rPr/>
                </w:rPrChange>
              </w:rPr>
            </w:pPr>
            <w:r>
              <w:rPr>
                <w:i/>
                <w:rPrChange w:id="692" w:author="Tyler" w:date="2017-11-06T12:57:00Z">
                  <w:rPr/>
                </w:rPrChange>
              </w:rPr>
              <w:t>m_</w:t>
            </w:r>
            <w:del w:id="693" w:author="Tyler" w:date="2017-11-06T12:57:00Z">
              <w:r w:rsidR="006A07A7">
                <w:delText>handle</w:delText>
              </w:r>
            </w:del>
            <w:ins w:id="694" w:author="Tyler" w:date="2017-11-06T12:57:00Z">
              <w:r>
                <w:rPr>
                  <w:i/>
                </w:rPr>
                <w:t>user</w:t>
              </w:r>
            </w:ins>
            <w:r>
              <w:rPr>
                <w:i/>
                <w:rPrChange w:id="695" w:author="Tyler" w:date="2017-11-06T12:57:00Z">
                  <w:rPr/>
                </w:rPrChange>
              </w:rPr>
              <w:t>_in_R</w:t>
            </w:r>
          </w:p>
        </w:tc>
        <w:tc>
          <w:tcPr>
            <w:tcW w:w="3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696" w:author="Tyler" w:date="2017-11-06T12:57:00Z">
              <w:tcPr>
                <w:tcW w:w="3292" w:type="dxa"/>
                <w:gridSpan w:val="3"/>
                <w:tcBorders>
                  <w:top w:val="nil"/>
                  <w:left w:val="nil"/>
                  <w:bottom w:val="single" w:sz="7" w:space="0" w:color="000000"/>
                  <w:right w:val="single" w:sz="7" w:space="0" w:color="000000"/>
                </w:tcBorders>
                <w:tcMar>
                  <w:top w:w="100" w:type="dxa"/>
                  <w:left w:w="100" w:type="dxa"/>
                  <w:bottom w:w="100" w:type="dxa"/>
                  <w:right w:w="100" w:type="dxa"/>
                </w:tcMar>
              </w:tcPr>
            </w:tcPrChange>
          </w:tcPr>
          <w:p w14:paraId="62BF0438" w14:textId="77777777" w:rsidR="00763648" w:rsidRDefault="00A74F1D">
            <w:pPr>
              <w:spacing w:line="276" w:lineRule="auto"/>
              <w:pPrChange w:id="697" w:author="Tyler" w:date="2017-11-06T12:57:00Z">
                <w:pPr>
                  <w:spacing w:line="276" w:lineRule="auto"/>
                </w:pPr>
              </w:pPrChange>
            </w:pPr>
            <w:ins w:id="698" w:author="Tyler" w:date="2017-11-06T12:57:00Z">
              <w:r>
                <w:t>Desired forward assisted movement for the user, for the left motor.</w:t>
              </w:r>
            </w:ins>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699" w:author="Tyler" w:date="2017-11-06T12:57:00Z">
              <w:tcPr>
                <w:tcW w:w="2028" w:type="dxa"/>
                <w:gridSpan w:val="2"/>
                <w:tcBorders>
                  <w:top w:val="nil"/>
                  <w:left w:val="nil"/>
                  <w:bottom w:val="single" w:sz="7" w:space="0" w:color="000000"/>
                  <w:right w:val="single" w:sz="7" w:space="0" w:color="000000"/>
                </w:tcBorders>
                <w:tcMar>
                  <w:top w:w="100" w:type="dxa"/>
                  <w:left w:w="100" w:type="dxa"/>
                  <w:bottom w:w="100" w:type="dxa"/>
                  <w:right w:w="100" w:type="dxa"/>
                </w:tcMar>
              </w:tcPr>
            </w:tcPrChange>
          </w:tcPr>
          <w:p w14:paraId="5511C058" w14:textId="2354A2B5" w:rsidR="00763648" w:rsidRDefault="00A74F1D">
            <w:pPr>
              <w:spacing w:line="276" w:lineRule="auto"/>
              <w:pPrChange w:id="700" w:author="Tyler" w:date="2017-11-06T12:57:00Z">
                <w:pPr>
                  <w:spacing w:line="276" w:lineRule="auto"/>
                </w:pPr>
              </w:pPrChange>
            </w:pPr>
            <w:moveToRangeStart w:id="701" w:author="Tyler" w:date="2017-11-06T12:57:00Z" w:name="move497736364"/>
            <w:moveTo w:id="702" w:author="Tyler" w:date="2017-11-06T12:57:00Z">
              <w:r>
                <w:t>Custom</w:t>
              </w:r>
            </w:moveTo>
            <w:moveToRangeEnd w:id="701"/>
            <w:del w:id="703" w:author="Tyler" w:date="2017-11-06T12:57:00Z">
              <w:r w:rsidR="006A07A7">
                <w:delText xml:space="preserve"> </w:delText>
              </w:r>
            </w:del>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Change w:id="704" w:author="Tyler" w:date="2017-11-06T12:57:00Z">
              <w:tcPr>
                <w:tcW w:w="2028" w:type="dxa"/>
                <w:gridSpan w:val="2"/>
                <w:tcBorders>
                  <w:top w:val="nil"/>
                  <w:left w:val="nil"/>
                  <w:bottom w:val="single" w:sz="7" w:space="0" w:color="000000"/>
                  <w:right w:val="single" w:sz="7" w:space="0" w:color="000000"/>
                </w:tcBorders>
                <w:tcMar>
                  <w:top w:w="100" w:type="dxa"/>
                  <w:left w:w="100" w:type="dxa"/>
                  <w:bottom w:w="100" w:type="dxa"/>
                  <w:right w:w="100" w:type="dxa"/>
                </w:tcMar>
              </w:tcPr>
            </w:tcPrChange>
          </w:tcPr>
          <w:p w14:paraId="250CCE4E" w14:textId="77777777" w:rsidR="00763648" w:rsidRDefault="00A74F1D">
            <w:pPr>
              <w:spacing w:line="276" w:lineRule="auto"/>
              <w:pPrChange w:id="705" w:author="Tyler" w:date="2017-11-06T12:57:00Z">
                <w:pPr>
                  <w:spacing w:line="276" w:lineRule="auto"/>
                </w:pPr>
              </w:pPrChange>
            </w:pPr>
            <w:ins w:id="706" w:author="Tyler" w:date="2017-11-06T12:57:00Z">
              <w:r>
                <w:t>[-100,100]</w:t>
              </w:r>
            </w:ins>
          </w:p>
        </w:tc>
      </w:tr>
      <w:tr w:rsidR="00763648" w14:paraId="56BF46EE" w14:textId="77777777">
        <w:trPr>
          <w:trHeight w:val="480"/>
          <w:ins w:id="707" w:author="Tyler" w:date="2017-11-06T12:57:00Z"/>
        </w:trPr>
        <w:tc>
          <w:tcPr>
            <w:tcW w:w="2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EA4D7" w14:textId="77777777" w:rsidR="00763648" w:rsidRDefault="00A74F1D">
            <w:pPr>
              <w:spacing w:line="276" w:lineRule="auto"/>
              <w:rPr>
                <w:ins w:id="708" w:author="Tyler" w:date="2017-11-06T12:57:00Z"/>
                <w:i/>
              </w:rPr>
            </w:pPr>
            <w:ins w:id="709" w:author="Tyler" w:date="2017-11-06T12:57:00Z">
              <w:r>
                <w:rPr>
                  <w:i/>
                </w:rPr>
                <w:t>m_emergency_signal</w:t>
              </w:r>
            </w:ins>
          </w:p>
        </w:tc>
        <w:tc>
          <w:tcPr>
            <w:tcW w:w="3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96B0E2" w14:textId="77777777" w:rsidR="00763648" w:rsidRDefault="00A74F1D">
            <w:pPr>
              <w:spacing w:line="276" w:lineRule="auto"/>
              <w:rPr>
                <w:ins w:id="710" w:author="Tyler" w:date="2017-11-06T12:57:00Z"/>
              </w:rPr>
            </w:pPr>
            <w:ins w:id="711" w:author="Tyler" w:date="2017-11-06T12:57:00Z">
              <w:r>
                <w:t>Signal for monitoring an emergency situation.</w:t>
              </w:r>
            </w:ins>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0CB3B5" w14:textId="77777777" w:rsidR="00763648" w:rsidRDefault="00A74F1D">
            <w:pPr>
              <w:spacing w:line="276" w:lineRule="auto"/>
              <w:rPr>
                <w:ins w:id="712" w:author="Tyler" w:date="2017-11-06T12:57:00Z"/>
              </w:rPr>
            </w:pPr>
            <w:moveToRangeStart w:id="713" w:author="Tyler" w:date="2017-11-06T12:57:00Z" w:name="move497736365"/>
            <w:moveTo w:id="714" w:author="Tyler" w:date="2017-11-06T12:57:00Z">
              <w:r>
                <w:t>Boolean</w:t>
              </w:r>
            </w:moveTo>
            <w:moveToRangeEnd w:id="713"/>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56E5EB" w14:textId="77777777" w:rsidR="00763648" w:rsidRDefault="00A74F1D">
            <w:pPr>
              <w:spacing w:line="276" w:lineRule="auto"/>
              <w:rPr>
                <w:ins w:id="715" w:author="Tyler" w:date="2017-11-06T12:57:00Z"/>
              </w:rPr>
            </w:pPr>
            <w:ins w:id="716" w:author="Tyler" w:date="2017-11-06T12:57:00Z">
              <w:r>
                <w:t>0, 1</w:t>
              </w:r>
            </w:ins>
          </w:p>
        </w:tc>
      </w:tr>
    </w:tbl>
    <w:p w14:paraId="0310FB25" w14:textId="77777777" w:rsidR="00EA7949" w:rsidRDefault="00EA7949" w:rsidP="00EA7949">
      <w:pPr>
        <w:pStyle w:val="Caption"/>
        <w:rPr>
          <w:b/>
          <w:i w:val="0"/>
          <w:color w:val="000000"/>
          <w:sz w:val="22"/>
          <w:rPrChange w:id="717" w:author="Tyler" w:date="2017-11-06T12:57:00Z">
            <w:rPr/>
          </w:rPrChange>
        </w:rPr>
        <w:pPrChange w:id="718" w:author="Tyler" w:date="2017-11-06T12:57:00Z">
          <w:pPr/>
        </w:pPrChange>
      </w:pPr>
      <w:bookmarkStart w:id="719" w:name="_44sinio" w:colFirst="0" w:colLast="0"/>
      <w:bookmarkEnd w:id="719"/>
    </w:p>
    <w:p w14:paraId="00F2ADC2" w14:textId="77777777" w:rsidR="00B909E9" w:rsidRDefault="00B909E9">
      <w:pPr>
        <w:rPr>
          <w:del w:id="720" w:author="Tyler" w:date="2017-11-06T12:57:00Z"/>
        </w:rPr>
      </w:pPr>
    </w:p>
    <w:p w14:paraId="7900A132" w14:textId="77777777" w:rsidR="00B909E9" w:rsidRDefault="00B909E9">
      <w:pPr>
        <w:rPr>
          <w:del w:id="721" w:author="Tyler" w:date="2017-11-06T12:57:00Z"/>
        </w:rPr>
      </w:pPr>
    </w:p>
    <w:p w14:paraId="28350470" w14:textId="77777777" w:rsidR="00B909E9" w:rsidRDefault="00B909E9">
      <w:pPr>
        <w:rPr>
          <w:del w:id="722" w:author="Tyler" w:date="2017-11-06T12:57:00Z"/>
        </w:rPr>
      </w:pPr>
    </w:p>
    <w:p w14:paraId="3D7F7662" w14:textId="77777777" w:rsidR="00EA7949" w:rsidRDefault="00EA7949" w:rsidP="00EA7949">
      <w:pPr>
        <w:rPr>
          <w:ins w:id="723" w:author="Tyler" w:date="2017-11-06T12:57:00Z"/>
        </w:rPr>
      </w:pPr>
      <w:ins w:id="724" w:author="Tyler" w:date="2017-11-06T12:57:00Z">
        <w:r>
          <w:br w:type="page"/>
        </w:r>
      </w:ins>
    </w:p>
    <w:p w14:paraId="5DED736E" w14:textId="14F7F2B7" w:rsidR="00EA7949" w:rsidRPr="00EA7949" w:rsidRDefault="00EA7949" w:rsidP="00EA7949">
      <w:pPr>
        <w:pStyle w:val="Caption"/>
        <w:rPr>
          <w:b/>
          <w:i w:val="0"/>
          <w:color w:val="000000"/>
          <w:sz w:val="22"/>
          <w:rPrChange w:id="725" w:author="Tyler" w:date="2017-11-06T12:57:00Z">
            <w:rPr/>
          </w:rPrChange>
        </w:rPr>
        <w:pPrChange w:id="726" w:author="Tyler" w:date="2017-11-06T12:57:00Z">
          <w:pPr>
            <w:spacing w:after="0" w:line="276" w:lineRule="auto"/>
          </w:pPr>
        </w:pPrChange>
      </w:pPr>
      <w:bookmarkStart w:id="727" w:name="_Toc497734679"/>
      <w:bookmarkStart w:id="728" w:name="_Toc497314540"/>
      <w:r w:rsidRPr="00EA7949">
        <w:rPr>
          <w:b/>
          <w:i w:val="0"/>
          <w:color w:val="000000"/>
          <w:sz w:val="22"/>
          <w:rPrChange w:id="729" w:author="Tyler" w:date="2017-11-06T12:57:00Z">
            <w:rPr/>
          </w:rPrChange>
        </w:rPr>
        <w:lastRenderedPageBreak/>
        <w:t xml:space="preserve">Table </w:t>
      </w:r>
      <w:r w:rsidRPr="00EA7949">
        <w:rPr>
          <w:b/>
          <w:i w:val="0"/>
          <w:color w:val="000000"/>
          <w:sz w:val="22"/>
          <w:rPrChange w:id="730" w:author="Tyler" w:date="2017-11-06T12:57:00Z">
            <w:rPr/>
          </w:rPrChange>
        </w:rPr>
        <w:fldChar w:fldCharType="begin"/>
      </w:r>
      <w:r w:rsidRPr="00EA7949">
        <w:rPr>
          <w:b/>
          <w:i w:val="0"/>
          <w:iCs w:val="0"/>
          <w:color w:val="000000"/>
          <w:sz w:val="22"/>
          <w:szCs w:val="22"/>
        </w:rPr>
        <w:instrText xml:space="preserve"> SEQ Table \* ARABIC </w:instrText>
      </w:r>
      <w:r w:rsidRPr="00EA7949">
        <w:rPr>
          <w:b/>
          <w:i w:val="0"/>
          <w:color w:val="000000"/>
          <w:sz w:val="22"/>
          <w:rPrChange w:id="731" w:author="Tyler" w:date="2017-11-06T12:57:00Z">
            <w:rPr/>
          </w:rPrChange>
        </w:rPr>
        <w:fldChar w:fldCharType="separate"/>
      </w:r>
      <w:del w:id="732" w:author="Tyler" w:date="2017-11-06T12:57:00Z">
        <w:r w:rsidR="001B6DFE">
          <w:delText>2</w:delText>
        </w:r>
      </w:del>
      <w:ins w:id="733" w:author="Tyler" w:date="2017-11-06T12:57:00Z">
        <w:r w:rsidR="000D0F3B">
          <w:rPr>
            <w:b/>
            <w:i w:val="0"/>
            <w:iCs w:val="0"/>
            <w:noProof/>
            <w:color w:val="000000"/>
            <w:sz w:val="22"/>
            <w:szCs w:val="22"/>
          </w:rPr>
          <w:t>3</w:t>
        </w:r>
      </w:ins>
      <w:r w:rsidRPr="00EA7949">
        <w:rPr>
          <w:b/>
          <w:i w:val="0"/>
          <w:color w:val="000000"/>
          <w:sz w:val="22"/>
          <w:rPrChange w:id="734" w:author="Tyler" w:date="2017-11-06T12:57:00Z">
            <w:rPr/>
          </w:rPrChange>
        </w:rPr>
        <w:fldChar w:fldCharType="end"/>
      </w:r>
      <w:r w:rsidRPr="00EA7949">
        <w:rPr>
          <w:b/>
          <w:i w:val="0"/>
          <w:color w:val="000000"/>
          <w:sz w:val="22"/>
          <w:rPrChange w:id="735" w:author="Tyler" w:date="2017-11-06T12:57:00Z">
            <w:rPr/>
          </w:rPrChange>
        </w:rPr>
        <w:t xml:space="preserve"> - Controlled Variables</w:t>
      </w:r>
      <w:bookmarkEnd w:id="727"/>
      <w:bookmarkEnd w:id="728"/>
    </w:p>
    <w:p w14:paraId="07270889" w14:textId="77777777" w:rsidR="001B6DFE" w:rsidRDefault="001B6DFE" w:rsidP="001B6DFE">
      <w:pPr>
        <w:spacing w:after="0" w:line="276" w:lineRule="auto"/>
        <w:rPr>
          <w:del w:id="736" w:author="Tyler" w:date="2017-11-06T12:57:00Z"/>
        </w:rPr>
      </w:pPr>
    </w:p>
    <w:tbl>
      <w:tblPr>
        <w:tblStyle w:val="a2"/>
        <w:tblW w:w="9365" w:type="dxa"/>
        <w:tblInd w:w="85" w:type="dxa"/>
        <w:tblBorders>
          <w:top w:val="nil"/>
          <w:left w:val="nil"/>
          <w:bottom w:val="nil"/>
          <w:right w:val="nil"/>
          <w:insideH w:val="nil"/>
          <w:insideV w:val="nil"/>
        </w:tblBorders>
        <w:tblLayout w:type="fixed"/>
        <w:tblLook w:val="0600" w:firstRow="0" w:lastRow="0" w:firstColumn="0" w:lastColumn="0" w:noHBand="1" w:noVBand="1"/>
      </w:tblPr>
      <w:tblGrid>
        <w:gridCol w:w="2191"/>
        <w:gridCol w:w="3120"/>
        <w:gridCol w:w="2027"/>
        <w:gridCol w:w="2027"/>
        <w:tblGridChange w:id="737">
          <w:tblGrid>
            <w:gridCol w:w="2191"/>
            <w:gridCol w:w="3120"/>
            <w:gridCol w:w="2027"/>
            <w:gridCol w:w="2027"/>
          </w:tblGrid>
        </w:tblGridChange>
      </w:tblGrid>
      <w:tr w:rsidR="00E90E14" w14:paraId="5CB5CBEE" w14:textId="77777777" w:rsidTr="00824C3A">
        <w:trPr>
          <w:trHeight w:val="480"/>
        </w:trPr>
        <w:tc>
          <w:tcPr>
            <w:tcW w:w="2191"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79722E08" w14:textId="77777777" w:rsidR="00763648" w:rsidRDefault="00A74F1D" w:rsidP="00E90E14">
            <w:pPr>
              <w:spacing w:line="276" w:lineRule="auto"/>
              <w:rPr>
                <w:b/>
              </w:rPr>
            </w:pPr>
            <w:r>
              <w:rPr>
                <w:b/>
              </w:rPr>
              <w:t>Variable</w:t>
            </w:r>
          </w:p>
        </w:tc>
        <w:tc>
          <w:tcPr>
            <w:tcW w:w="312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2C5CD867" w14:textId="7F7F3021" w:rsidR="00763648" w:rsidRDefault="00A74F1D" w:rsidP="00E90E14">
            <w:pPr>
              <w:spacing w:line="276" w:lineRule="auto"/>
              <w:rPr>
                <w:b/>
              </w:rPr>
            </w:pPr>
            <w:moveToRangeStart w:id="738" w:author="Tyler" w:date="2017-11-06T12:57:00Z" w:name="move497736366"/>
            <w:moveTo w:id="739" w:author="Tyler" w:date="2017-11-06T12:57:00Z">
              <w:r>
                <w:rPr>
                  <w:b/>
                </w:rPr>
                <w:t>Description</w:t>
              </w:r>
            </w:moveTo>
            <w:moveToRangeEnd w:id="738"/>
            <w:del w:id="740" w:author="Tyler" w:date="2017-11-06T12:57:00Z">
              <w:r w:rsidR="006A07A7">
                <w:rPr>
                  <w:b/>
                </w:rPr>
                <w:delText>Type</w:delText>
              </w:r>
            </w:del>
          </w:p>
        </w:tc>
        <w:tc>
          <w:tcPr>
            <w:tcW w:w="2027"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00E6A5B0" w14:textId="4D666350" w:rsidR="00763648" w:rsidRDefault="00A74F1D" w:rsidP="00E90E14">
            <w:pPr>
              <w:spacing w:line="276" w:lineRule="auto"/>
              <w:rPr>
                <w:b/>
              </w:rPr>
            </w:pPr>
            <w:moveToRangeStart w:id="741" w:author="Tyler" w:date="2017-11-06T12:57:00Z" w:name="move497736367"/>
            <w:moveTo w:id="742" w:author="Tyler" w:date="2017-11-06T12:57:00Z">
              <w:r>
                <w:rPr>
                  <w:b/>
                </w:rPr>
                <w:t>Units</w:t>
              </w:r>
            </w:moveTo>
            <w:moveFromRangeStart w:id="743" w:author="Tyler" w:date="2017-11-06T12:57:00Z" w:name="move497736366"/>
            <w:moveToRangeEnd w:id="741"/>
            <w:moveFrom w:id="744" w:author="Tyler" w:date="2017-11-06T12:57:00Z">
              <w:r>
                <w:rPr>
                  <w:b/>
                </w:rPr>
                <w:t>Description</w:t>
              </w:r>
            </w:moveFrom>
            <w:moveFromRangeEnd w:id="743"/>
          </w:p>
        </w:tc>
        <w:tc>
          <w:tcPr>
            <w:tcW w:w="2027"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2B6F023E" w14:textId="6BFCE1AE" w:rsidR="00763648" w:rsidRDefault="00A74F1D" w:rsidP="00E90E14">
            <w:pPr>
              <w:spacing w:line="276" w:lineRule="auto"/>
              <w:rPr>
                <w:b/>
              </w:rPr>
            </w:pPr>
            <w:ins w:id="745" w:author="Tyler" w:date="2017-11-06T12:57:00Z">
              <w:r>
                <w:rPr>
                  <w:b/>
                </w:rPr>
                <w:t>Range</w:t>
              </w:r>
            </w:ins>
            <w:moveFromRangeStart w:id="746" w:author="Tyler" w:date="2017-11-06T12:57:00Z" w:name="move497736367"/>
            <w:moveFrom w:id="747" w:author="Tyler" w:date="2017-11-06T12:57:00Z">
              <w:r>
                <w:rPr>
                  <w:b/>
                </w:rPr>
                <w:t>Units</w:t>
              </w:r>
            </w:moveFrom>
            <w:moveFromRangeEnd w:id="746"/>
          </w:p>
        </w:tc>
      </w:tr>
      <w:tr w:rsidR="00E90E14" w14:paraId="26C3CD29" w14:textId="77777777" w:rsidTr="00824C3A">
        <w:trPr>
          <w:trHeight w:val="480"/>
        </w:trPr>
        <w:tc>
          <w:tcPr>
            <w:tcW w:w="2191"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455D52C6" w14:textId="77777777" w:rsidR="00763648" w:rsidRDefault="00A74F1D" w:rsidP="00E90E14">
            <w:pPr>
              <w:spacing w:line="276" w:lineRule="auto"/>
              <w:rPr>
                <w:i/>
                <w:rPrChange w:id="748" w:author="Tyler" w:date="2017-11-06T12:57:00Z">
                  <w:rPr/>
                </w:rPrChange>
              </w:rPr>
            </w:pPr>
            <w:r>
              <w:rPr>
                <w:i/>
                <w:rPrChange w:id="749" w:author="Tyler" w:date="2017-11-06T12:57:00Z">
                  <w:rPr/>
                </w:rPrChange>
              </w:rPr>
              <w:t>c_motorL_speed</w:t>
            </w:r>
          </w:p>
        </w:tc>
        <w:tc>
          <w:tcPr>
            <w:tcW w:w="3120" w:type="dxa"/>
            <w:tcBorders>
              <w:top w:val="nil"/>
              <w:left w:val="nil"/>
              <w:bottom w:val="single" w:sz="7" w:space="0" w:color="000000"/>
              <w:right w:val="single" w:sz="7" w:space="0" w:color="000000"/>
            </w:tcBorders>
            <w:tcMar>
              <w:top w:w="100" w:type="dxa"/>
              <w:left w:w="100" w:type="dxa"/>
              <w:bottom w:w="100" w:type="dxa"/>
              <w:right w:w="100" w:type="dxa"/>
            </w:tcMar>
          </w:tcPr>
          <w:p w14:paraId="283D47E7" w14:textId="5F6AC672" w:rsidR="00763648" w:rsidRDefault="006A07A7">
            <w:pPr>
              <w:spacing w:line="276" w:lineRule="auto"/>
              <w:pPrChange w:id="750" w:author="Tyler" w:date="2017-11-06T12:57:00Z">
                <w:pPr>
                  <w:spacing w:line="276" w:lineRule="auto"/>
                </w:pPr>
              </w:pPrChange>
            </w:pPr>
            <w:del w:id="751" w:author="Tyler" w:date="2017-11-06T12:57:00Z">
              <w:r>
                <w:delText>Controlled</w:delText>
              </w:r>
            </w:del>
            <w:ins w:id="752" w:author="Tyler" w:date="2017-11-06T12:57:00Z">
              <w:r w:rsidR="00A74F1D">
                <w:t>Left motor  speed.</w:t>
              </w:r>
            </w:ins>
          </w:p>
        </w:tc>
        <w:tc>
          <w:tcPr>
            <w:tcW w:w="2027" w:type="dxa"/>
            <w:tcBorders>
              <w:top w:val="nil"/>
              <w:left w:val="nil"/>
              <w:bottom w:val="single" w:sz="7" w:space="0" w:color="000000"/>
              <w:right w:val="single" w:sz="7" w:space="0" w:color="000000"/>
            </w:tcBorders>
            <w:tcMar>
              <w:top w:w="100" w:type="dxa"/>
              <w:left w:w="100" w:type="dxa"/>
              <w:bottom w:w="100" w:type="dxa"/>
              <w:right w:w="100" w:type="dxa"/>
            </w:tcMar>
          </w:tcPr>
          <w:p w14:paraId="51FC37D1" w14:textId="1E4BF588" w:rsidR="00763648" w:rsidRDefault="006A07A7">
            <w:pPr>
              <w:spacing w:line="276" w:lineRule="auto"/>
              <w:pPrChange w:id="753" w:author="Tyler" w:date="2017-11-06T12:57:00Z">
                <w:pPr>
                  <w:spacing w:line="276" w:lineRule="auto"/>
                </w:pPr>
              </w:pPrChange>
            </w:pPr>
            <w:del w:id="754" w:author="Tyler" w:date="2017-11-06T12:57:00Z">
              <w:r>
                <w:delText>Motor L speed</w:delText>
              </w:r>
            </w:del>
            <w:ins w:id="755" w:author="Tyler" w:date="2017-11-06T12:57:00Z">
              <w:r w:rsidR="00A74F1D">
                <w:t>Angular velocity ( deg/s)</w:t>
              </w:r>
            </w:ins>
          </w:p>
        </w:tc>
        <w:tc>
          <w:tcPr>
            <w:tcW w:w="2027" w:type="dxa"/>
            <w:tcBorders>
              <w:top w:val="nil"/>
              <w:left w:val="nil"/>
              <w:bottom w:val="single" w:sz="7" w:space="0" w:color="000000"/>
              <w:right w:val="single" w:sz="7" w:space="0" w:color="000000"/>
            </w:tcBorders>
            <w:tcMar>
              <w:top w:w="100" w:type="dxa"/>
              <w:left w:w="100" w:type="dxa"/>
              <w:bottom w:w="100" w:type="dxa"/>
              <w:right w:w="100" w:type="dxa"/>
            </w:tcMar>
          </w:tcPr>
          <w:p w14:paraId="53F63107" w14:textId="63172E62" w:rsidR="00763648" w:rsidRDefault="006A07A7">
            <w:pPr>
              <w:spacing w:line="276" w:lineRule="auto"/>
              <w:pPrChange w:id="756" w:author="Tyler" w:date="2017-11-06T12:57:00Z">
                <w:pPr>
                  <w:spacing w:line="276" w:lineRule="auto"/>
                </w:pPr>
              </w:pPrChange>
            </w:pPr>
            <w:del w:id="757" w:author="Tyler" w:date="2017-11-06T12:57:00Z">
              <w:r>
                <w:delText xml:space="preserve"> deg/s</w:delText>
              </w:r>
            </w:del>
            <w:ins w:id="758" w:author="Tyler" w:date="2017-11-06T12:57:00Z">
              <w:r w:rsidR="00A74F1D">
                <w:t>[0, 50]</w:t>
              </w:r>
            </w:ins>
          </w:p>
        </w:tc>
      </w:tr>
      <w:tr w:rsidR="00E90E14" w14:paraId="104AE68D" w14:textId="77777777" w:rsidTr="00824C3A">
        <w:trPr>
          <w:trHeight w:val="480"/>
        </w:trPr>
        <w:tc>
          <w:tcPr>
            <w:tcW w:w="2191"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40A25BC9" w14:textId="77777777" w:rsidR="00763648" w:rsidRDefault="00A74F1D" w:rsidP="00E90E14">
            <w:pPr>
              <w:spacing w:line="276" w:lineRule="auto"/>
              <w:rPr>
                <w:i/>
                <w:rPrChange w:id="759" w:author="Tyler" w:date="2017-11-06T12:57:00Z">
                  <w:rPr/>
                </w:rPrChange>
              </w:rPr>
            </w:pPr>
            <w:r>
              <w:rPr>
                <w:i/>
                <w:rPrChange w:id="760" w:author="Tyler" w:date="2017-11-06T12:57:00Z">
                  <w:rPr/>
                </w:rPrChange>
              </w:rPr>
              <w:t>c_motorR_speed</w:t>
            </w:r>
          </w:p>
        </w:tc>
        <w:tc>
          <w:tcPr>
            <w:tcW w:w="3120" w:type="dxa"/>
            <w:tcBorders>
              <w:top w:val="nil"/>
              <w:left w:val="nil"/>
              <w:bottom w:val="single" w:sz="7" w:space="0" w:color="000000"/>
              <w:right w:val="single" w:sz="7" w:space="0" w:color="000000"/>
            </w:tcBorders>
            <w:tcMar>
              <w:top w:w="100" w:type="dxa"/>
              <w:left w:w="100" w:type="dxa"/>
              <w:bottom w:w="100" w:type="dxa"/>
              <w:right w:w="100" w:type="dxa"/>
            </w:tcMar>
          </w:tcPr>
          <w:p w14:paraId="2FA80935" w14:textId="0B5B467D" w:rsidR="00763648" w:rsidRDefault="006A07A7">
            <w:pPr>
              <w:spacing w:line="276" w:lineRule="auto"/>
              <w:pPrChange w:id="761" w:author="Tyler" w:date="2017-11-06T12:57:00Z">
                <w:pPr>
                  <w:spacing w:line="276" w:lineRule="auto"/>
                </w:pPr>
              </w:pPrChange>
            </w:pPr>
            <w:del w:id="762" w:author="Tyler" w:date="2017-11-06T12:57:00Z">
              <w:r>
                <w:delText>Controlled</w:delText>
              </w:r>
            </w:del>
            <w:ins w:id="763" w:author="Tyler" w:date="2017-11-06T12:57:00Z">
              <w:r w:rsidR="00A74F1D">
                <w:t>Right motor speed.</w:t>
              </w:r>
            </w:ins>
          </w:p>
        </w:tc>
        <w:tc>
          <w:tcPr>
            <w:tcW w:w="2027" w:type="dxa"/>
            <w:tcBorders>
              <w:top w:val="nil"/>
              <w:left w:val="nil"/>
              <w:bottom w:val="single" w:sz="7" w:space="0" w:color="000000"/>
              <w:right w:val="single" w:sz="7" w:space="0" w:color="000000"/>
            </w:tcBorders>
            <w:tcMar>
              <w:top w:w="100" w:type="dxa"/>
              <w:left w:w="100" w:type="dxa"/>
              <w:bottom w:w="100" w:type="dxa"/>
              <w:right w:w="100" w:type="dxa"/>
            </w:tcMar>
          </w:tcPr>
          <w:p w14:paraId="5C761244" w14:textId="47ABD791" w:rsidR="00763648" w:rsidRDefault="006A07A7">
            <w:pPr>
              <w:spacing w:line="276" w:lineRule="auto"/>
              <w:pPrChange w:id="764" w:author="Tyler" w:date="2017-11-06T12:57:00Z">
                <w:pPr>
                  <w:spacing w:line="276" w:lineRule="auto"/>
                </w:pPr>
              </w:pPrChange>
            </w:pPr>
            <w:del w:id="765" w:author="Tyler" w:date="2017-11-06T12:57:00Z">
              <w:r>
                <w:delText>Motor R speed</w:delText>
              </w:r>
            </w:del>
            <w:ins w:id="766" w:author="Tyler" w:date="2017-11-06T12:57:00Z">
              <w:r w:rsidR="00A74F1D">
                <w:t>Angular velocity (deg/s)</w:t>
              </w:r>
            </w:ins>
          </w:p>
        </w:tc>
        <w:tc>
          <w:tcPr>
            <w:tcW w:w="2027" w:type="dxa"/>
            <w:tcBorders>
              <w:top w:val="nil"/>
              <w:left w:val="nil"/>
              <w:bottom w:val="single" w:sz="7" w:space="0" w:color="000000"/>
              <w:right w:val="single" w:sz="7" w:space="0" w:color="000000"/>
            </w:tcBorders>
            <w:tcMar>
              <w:top w:w="100" w:type="dxa"/>
              <w:left w:w="100" w:type="dxa"/>
              <w:bottom w:w="100" w:type="dxa"/>
              <w:right w:w="100" w:type="dxa"/>
            </w:tcMar>
          </w:tcPr>
          <w:p w14:paraId="38A796A4" w14:textId="2679AB52" w:rsidR="00763648" w:rsidRDefault="006A07A7">
            <w:pPr>
              <w:spacing w:line="276" w:lineRule="auto"/>
              <w:pPrChange w:id="767" w:author="Tyler" w:date="2017-11-06T12:57:00Z">
                <w:pPr>
                  <w:spacing w:line="276" w:lineRule="auto"/>
                </w:pPr>
              </w:pPrChange>
            </w:pPr>
            <w:del w:id="768" w:author="Tyler" w:date="2017-11-06T12:57:00Z">
              <w:r>
                <w:delText xml:space="preserve"> deg/s</w:delText>
              </w:r>
            </w:del>
            <w:ins w:id="769" w:author="Tyler" w:date="2017-11-06T12:57:00Z">
              <w:r w:rsidR="00A74F1D">
                <w:t>[0, 50]</w:t>
              </w:r>
            </w:ins>
          </w:p>
        </w:tc>
      </w:tr>
      <w:tr w:rsidR="00E90E14" w14:paraId="435D7E25" w14:textId="77777777" w:rsidTr="00824C3A">
        <w:trPr>
          <w:trHeight w:val="480"/>
        </w:trPr>
        <w:tc>
          <w:tcPr>
            <w:tcW w:w="2191"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247B61F3" w14:textId="77777777" w:rsidR="00763648" w:rsidRDefault="00A74F1D" w:rsidP="00E90E14">
            <w:pPr>
              <w:spacing w:line="276" w:lineRule="auto"/>
              <w:rPr>
                <w:i/>
                <w:rPrChange w:id="770" w:author="Tyler" w:date="2017-11-06T12:57:00Z">
                  <w:rPr/>
                </w:rPrChange>
              </w:rPr>
            </w:pPr>
            <w:r>
              <w:rPr>
                <w:i/>
                <w:rPrChange w:id="771" w:author="Tyler" w:date="2017-11-06T12:57:00Z">
                  <w:rPr/>
                </w:rPrChange>
              </w:rPr>
              <w:t>c_brakeL_position</w:t>
            </w:r>
          </w:p>
        </w:tc>
        <w:tc>
          <w:tcPr>
            <w:tcW w:w="3120" w:type="dxa"/>
            <w:tcBorders>
              <w:top w:val="nil"/>
              <w:left w:val="nil"/>
              <w:bottom w:val="single" w:sz="7" w:space="0" w:color="000000"/>
              <w:right w:val="single" w:sz="7" w:space="0" w:color="000000"/>
            </w:tcBorders>
            <w:tcMar>
              <w:top w:w="100" w:type="dxa"/>
              <w:left w:w="100" w:type="dxa"/>
              <w:bottom w:w="100" w:type="dxa"/>
              <w:right w:w="100" w:type="dxa"/>
            </w:tcMar>
          </w:tcPr>
          <w:p w14:paraId="2C697FFE" w14:textId="24AE33DF" w:rsidR="00763648" w:rsidRDefault="006A07A7">
            <w:pPr>
              <w:spacing w:line="276" w:lineRule="auto"/>
              <w:pPrChange w:id="772" w:author="Tyler" w:date="2017-11-06T12:57:00Z">
                <w:pPr>
                  <w:spacing w:line="276" w:lineRule="auto"/>
                </w:pPr>
              </w:pPrChange>
            </w:pPr>
            <w:del w:id="773" w:author="Tyler" w:date="2017-11-06T12:57:00Z">
              <w:r>
                <w:delText>Controlled</w:delText>
              </w:r>
            </w:del>
            <w:ins w:id="774" w:author="Tyler" w:date="2017-11-06T12:57:00Z">
              <w:r w:rsidR="00A74F1D">
                <w:t>Left brake position.</w:t>
              </w:r>
            </w:ins>
          </w:p>
        </w:tc>
        <w:tc>
          <w:tcPr>
            <w:tcW w:w="2027" w:type="dxa"/>
            <w:tcBorders>
              <w:top w:val="nil"/>
              <w:left w:val="nil"/>
              <w:bottom w:val="single" w:sz="7" w:space="0" w:color="000000"/>
              <w:right w:val="single" w:sz="7" w:space="0" w:color="000000"/>
            </w:tcBorders>
            <w:tcMar>
              <w:top w:w="100" w:type="dxa"/>
              <w:left w:w="100" w:type="dxa"/>
              <w:bottom w:w="100" w:type="dxa"/>
              <w:right w:w="100" w:type="dxa"/>
            </w:tcMar>
          </w:tcPr>
          <w:p w14:paraId="66600F82" w14:textId="4A08A5A3" w:rsidR="00763648" w:rsidRDefault="006A07A7">
            <w:pPr>
              <w:spacing w:line="276" w:lineRule="auto"/>
              <w:pPrChange w:id="775" w:author="Tyler" w:date="2017-11-06T12:57:00Z">
                <w:pPr>
                  <w:spacing w:line="276" w:lineRule="auto"/>
                </w:pPr>
              </w:pPrChange>
            </w:pPr>
            <w:del w:id="776" w:author="Tyler" w:date="2017-11-06T12:57:00Z">
              <w:r>
                <w:delText>Brake L position (engage, partially engaged, not engaged)</w:delText>
              </w:r>
            </w:del>
            <w:ins w:id="777" w:author="Tyler" w:date="2017-11-06T12:57:00Z">
              <w:r w:rsidR="00A74F1D">
                <w:t>Brake Position (%)</w:t>
              </w:r>
            </w:ins>
          </w:p>
        </w:tc>
        <w:tc>
          <w:tcPr>
            <w:tcW w:w="2027" w:type="dxa"/>
            <w:tcBorders>
              <w:top w:val="nil"/>
              <w:left w:val="nil"/>
              <w:bottom w:val="single" w:sz="7" w:space="0" w:color="000000"/>
              <w:right w:val="single" w:sz="7" w:space="0" w:color="000000"/>
            </w:tcBorders>
            <w:tcMar>
              <w:top w:w="100" w:type="dxa"/>
              <w:left w:w="100" w:type="dxa"/>
              <w:bottom w:w="100" w:type="dxa"/>
              <w:right w:w="100" w:type="dxa"/>
            </w:tcMar>
          </w:tcPr>
          <w:p w14:paraId="0E3FDF12" w14:textId="48C73DD3" w:rsidR="00763648" w:rsidRDefault="006A07A7">
            <w:pPr>
              <w:spacing w:line="276" w:lineRule="auto"/>
              <w:pPrChange w:id="778" w:author="Tyler" w:date="2017-11-06T12:57:00Z">
                <w:pPr>
                  <w:spacing w:line="276" w:lineRule="auto"/>
                </w:pPr>
              </w:pPrChange>
            </w:pPr>
            <w:del w:id="779" w:author="Tyler" w:date="2017-11-06T12:57:00Z">
              <w:r>
                <w:delText xml:space="preserve"> </w:delText>
              </w:r>
            </w:del>
            <w:ins w:id="780" w:author="Tyler" w:date="2017-11-06T12:57:00Z">
              <w:r w:rsidR="00A74F1D">
                <w:t>[0, 100]</w:t>
              </w:r>
            </w:ins>
          </w:p>
        </w:tc>
      </w:tr>
      <w:tr w:rsidR="00E90E14" w14:paraId="67993B37" w14:textId="77777777" w:rsidTr="00824C3A">
        <w:trPr>
          <w:trHeight w:val="480"/>
        </w:trPr>
        <w:tc>
          <w:tcPr>
            <w:tcW w:w="2191"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74BD2BA7" w14:textId="77777777" w:rsidR="00763648" w:rsidRDefault="00A74F1D" w:rsidP="00E90E14">
            <w:pPr>
              <w:spacing w:line="276" w:lineRule="auto"/>
              <w:rPr>
                <w:i/>
                <w:rPrChange w:id="781" w:author="Tyler" w:date="2017-11-06T12:57:00Z">
                  <w:rPr/>
                </w:rPrChange>
              </w:rPr>
            </w:pPr>
            <w:r>
              <w:rPr>
                <w:i/>
                <w:rPrChange w:id="782" w:author="Tyler" w:date="2017-11-06T12:57:00Z">
                  <w:rPr/>
                </w:rPrChange>
              </w:rPr>
              <w:t>c_brakeR_position</w:t>
            </w:r>
          </w:p>
        </w:tc>
        <w:tc>
          <w:tcPr>
            <w:tcW w:w="3120" w:type="dxa"/>
            <w:tcBorders>
              <w:top w:val="nil"/>
              <w:left w:val="nil"/>
              <w:bottom w:val="single" w:sz="7" w:space="0" w:color="000000"/>
              <w:right w:val="single" w:sz="7" w:space="0" w:color="000000"/>
            </w:tcBorders>
            <w:tcMar>
              <w:top w:w="100" w:type="dxa"/>
              <w:left w:w="100" w:type="dxa"/>
              <w:bottom w:w="100" w:type="dxa"/>
              <w:right w:w="100" w:type="dxa"/>
            </w:tcMar>
          </w:tcPr>
          <w:p w14:paraId="18409A2F" w14:textId="1E9B98CD" w:rsidR="00763648" w:rsidRDefault="006A07A7">
            <w:pPr>
              <w:spacing w:line="276" w:lineRule="auto"/>
              <w:pPrChange w:id="783" w:author="Tyler" w:date="2017-11-06T12:57:00Z">
                <w:pPr>
                  <w:spacing w:line="276" w:lineRule="auto"/>
                </w:pPr>
              </w:pPrChange>
            </w:pPr>
            <w:del w:id="784" w:author="Tyler" w:date="2017-11-06T12:57:00Z">
              <w:r>
                <w:delText>Controlled</w:delText>
              </w:r>
            </w:del>
            <w:ins w:id="785" w:author="Tyler" w:date="2017-11-06T12:57:00Z">
              <w:r w:rsidR="00A74F1D">
                <w:t>Right brake position.</w:t>
              </w:r>
            </w:ins>
          </w:p>
        </w:tc>
        <w:tc>
          <w:tcPr>
            <w:tcW w:w="2027" w:type="dxa"/>
            <w:tcBorders>
              <w:top w:val="nil"/>
              <w:left w:val="nil"/>
              <w:bottom w:val="single" w:sz="7" w:space="0" w:color="000000"/>
              <w:right w:val="single" w:sz="7" w:space="0" w:color="000000"/>
            </w:tcBorders>
            <w:tcMar>
              <w:top w:w="100" w:type="dxa"/>
              <w:left w:w="100" w:type="dxa"/>
              <w:bottom w:w="100" w:type="dxa"/>
              <w:right w:w="100" w:type="dxa"/>
            </w:tcMar>
          </w:tcPr>
          <w:p w14:paraId="0167C1F0" w14:textId="5241BF72" w:rsidR="00763648" w:rsidRDefault="006A07A7">
            <w:pPr>
              <w:spacing w:line="276" w:lineRule="auto"/>
              <w:pPrChange w:id="786" w:author="Tyler" w:date="2017-11-06T12:57:00Z">
                <w:pPr>
                  <w:spacing w:line="276" w:lineRule="auto"/>
                </w:pPr>
              </w:pPrChange>
            </w:pPr>
            <w:del w:id="787" w:author="Tyler" w:date="2017-11-06T12:57:00Z">
              <w:r>
                <w:delText>Brake R position (engaged, partially engaged, not engaged)</w:delText>
              </w:r>
            </w:del>
            <w:ins w:id="788" w:author="Tyler" w:date="2017-11-06T12:57:00Z">
              <w:r w:rsidR="00A74F1D">
                <w:t xml:space="preserve"> Brake Position (%)</w:t>
              </w:r>
            </w:ins>
          </w:p>
        </w:tc>
        <w:tc>
          <w:tcPr>
            <w:tcW w:w="2027" w:type="dxa"/>
            <w:tcBorders>
              <w:top w:val="nil"/>
              <w:left w:val="nil"/>
              <w:bottom w:val="single" w:sz="7" w:space="0" w:color="000000"/>
              <w:right w:val="single" w:sz="7" w:space="0" w:color="000000"/>
            </w:tcBorders>
            <w:tcMar>
              <w:top w:w="100" w:type="dxa"/>
              <w:left w:w="100" w:type="dxa"/>
              <w:bottom w:w="100" w:type="dxa"/>
              <w:right w:w="100" w:type="dxa"/>
            </w:tcMar>
          </w:tcPr>
          <w:p w14:paraId="0487C4E5" w14:textId="3F5A637D" w:rsidR="00763648" w:rsidRDefault="006A07A7">
            <w:pPr>
              <w:spacing w:line="276" w:lineRule="auto"/>
              <w:pPrChange w:id="789" w:author="Tyler" w:date="2017-11-06T12:57:00Z">
                <w:pPr>
                  <w:spacing w:line="276" w:lineRule="auto"/>
                </w:pPr>
              </w:pPrChange>
            </w:pPr>
            <w:del w:id="790" w:author="Tyler" w:date="2017-11-06T12:57:00Z">
              <w:r>
                <w:delText xml:space="preserve"> </w:delText>
              </w:r>
            </w:del>
            <w:ins w:id="791" w:author="Tyler" w:date="2017-11-06T12:57:00Z">
              <w:r w:rsidR="00A74F1D">
                <w:t>[0, 100]</w:t>
              </w:r>
            </w:ins>
          </w:p>
        </w:tc>
      </w:tr>
      <w:tr w:rsidR="00E90E14" w14:paraId="18F73AC5" w14:textId="77777777" w:rsidTr="00824C3A">
        <w:trPr>
          <w:trHeight w:val="480"/>
        </w:trPr>
        <w:tc>
          <w:tcPr>
            <w:tcW w:w="2191"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7C8190E4" w14:textId="77777777" w:rsidR="00763648" w:rsidRDefault="00A74F1D" w:rsidP="00E90E14">
            <w:pPr>
              <w:spacing w:line="276" w:lineRule="auto"/>
              <w:rPr>
                <w:i/>
                <w:rPrChange w:id="792" w:author="Tyler" w:date="2017-11-06T12:57:00Z">
                  <w:rPr/>
                </w:rPrChange>
              </w:rPr>
            </w:pPr>
            <w:r>
              <w:rPr>
                <w:i/>
                <w:rPrChange w:id="793" w:author="Tyler" w:date="2017-11-06T12:57:00Z">
                  <w:rPr/>
                </w:rPrChange>
              </w:rPr>
              <w:t>c_charge_walker</w:t>
            </w:r>
          </w:p>
        </w:tc>
        <w:tc>
          <w:tcPr>
            <w:tcW w:w="3120" w:type="dxa"/>
            <w:tcBorders>
              <w:top w:val="nil"/>
              <w:left w:val="nil"/>
              <w:bottom w:val="single" w:sz="7" w:space="0" w:color="000000"/>
              <w:right w:val="single" w:sz="7" w:space="0" w:color="000000"/>
            </w:tcBorders>
            <w:tcMar>
              <w:top w:w="100" w:type="dxa"/>
              <w:left w:w="100" w:type="dxa"/>
              <w:bottom w:w="100" w:type="dxa"/>
              <w:right w:w="100" w:type="dxa"/>
            </w:tcMar>
          </w:tcPr>
          <w:p w14:paraId="11A0689A" w14:textId="09A77B8B" w:rsidR="00763648" w:rsidRDefault="006A07A7">
            <w:pPr>
              <w:spacing w:line="276" w:lineRule="auto"/>
              <w:pPrChange w:id="794" w:author="Tyler" w:date="2017-11-06T12:57:00Z">
                <w:pPr>
                  <w:spacing w:line="276" w:lineRule="auto"/>
                </w:pPr>
              </w:pPrChange>
            </w:pPr>
            <w:del w:id="795" w:author="Tyler" w:date="2017-11-06T12:57:00Z">
              <w:r>
                <w:delText>Controlled</w:delText>
              </w:r>
            </w:del>
            <w:ins w:id="796" w:author="Tyler" w:date="2017-11-06T12:57:00Z">
              <w:r w:rsidR="00A74F1D">
                <w:t>Charge the walker.</w:t>
              </w:r>
            </w:ins>
          </w:p>
        </w:tc>
        <w:tc>
          <w:tcPr>
            <w:tcW w:w="2027" w:type="dxa"/>
            <w:tcBorders>
              <w:top w:val="nil"/>
              <w:left w:val="nil"/>
              <w:bottom w:val="single" w:sz="7" w:space="0" w:color="000000"/>
              <w:right w:val="single" w:sz="7" w:space="0" w:color="000000"/>
            </w:tcBorders>
            <w:tcMar>
              <w:top w:w="100" w:type="dxa"/>
              <w:left w:w="100" w:type="dxa"/>
              <w:bottom w:w="100" w:type="dxa"/>
              <w:right w:w="100" w:type="dxa"/>
            </w:tcMar>
          </w:tcPr>
          <w:p w14:paraId="51D99377" w14:textId="793B41C2" w:rsidR="00763648" w:rsidRDefault="00A74F1D">
            <w:pPr>
              <w:spacing w:line="276" w:lineRule="auto"/>
              <w:pPrChange w:id="797" w:author="Tyler" w:date="2017-11-06T12:57:00Z">
                <w:pPr>
                  <w:spacing w:line="276" w:lineRule="auto"/>
                </w:pPr>
              </w:pPrChange>
            </w:pPr>
            <w:moveToRangeStart w:id="798" w:author="Tyler" w:date="2017-11-06T12:57:00Z" w:name="move497736368"/>
            <w:moveTo w:id="799" w:author="Tyler" w:date="2017-11-06T12:57:00Z">
              <w:r>
                <w:t xml:space="preserve"> Boolean</w:t>
              </w:r>
            </w:moveTo>
            <w:moveToRangeEnd w:id="798"/>
            <w:del w:id="800" w:author="Tyler" w:date="2017-11-06T12:57:00Z">
              <w:r w:rsidR="006A07A7">
                <w:delText>Walker plugged in to charge</w:delText>
              </w:r>
            </w:del>
          </w:p>
        </w:tc>
        <w:tc>
          <w:tcPr>
            <w:tcW w:w="2027" w:type="dxa"/>
            <w:tcBorders>
              <w:top w:val="nil"/>
              <w:left w:val="nil"/>
              <w:bottom w:val="single" w:sz="7" w:space="0" w:color="000000"/>
              <w:right w:val="single" w:sz="7" w:space="0" w:color="000000"/>
            </w:tcBorders>
            <w:tcMar>
              <w:top w:w="100" w:type="dxa"/>
              <w:left w:w="100" w:type="dxa"/>
              <w:bottom w:w="100" w:type="dxa"/>
              <w:right w:w="100" w:type="dxa"/>
            </w:tcMar>
          </w:tcPr>
          <w:p w14:paraId="22FB2CED" w14:textId="254B1BC9" w:rsidR="00763648" w:rsidRDefault="006A07A7">
            <w:pPr>
              <w:spacing w:line="276" w:lineRule="auto"/>
              <w:pPrChange w:id="801" w:author="Tyler" w:date="2017-11-06T12:57:00Z">
                <w:pPr>
                  <w:spacing w:line="276" w:lineRule="auto"/>
                </w:pPr>
              </w:pPrChange>
            </w:pPr>
            <w:del w:id="802" w:author="Tyler" w:date="2017-11-06T12:57:00Z">
              <w:r>
                <w:delText xml:space="preserve"> </w:delText>
              </w:r>
            </w:del>
            <w:ins w:id="803" w:author="Tyler" w:date="2017-11-06T12:57:00Z">
              <w:r w:rsidR="00A74F1D">
                <w:t>0, 1</w:t>
              </w:r>
            </w:ins>
            <w:moveFromRangeStart w:id="804" w:author="Tyler" w:date="2017-11-06T12:57:00Z" w:name="move497736365"/>
            <w:moveFrom w:id="805" w:author="Tyler" w:date="2017-11-06T12:57:00Z">
              <w:r w:rsidR="00A74F1D">
                <w:t>Boolean</w:t>
              </w:r>
            </w:moveFrom>
            <w:moveFromRangeEnd w:id="804"/>
          </w:p>
        </w:tc>
      </w:tr>
      <w:tr w:rsidR="00E90E14" w14:paraId="0B59BF1E" w14:textId="77777777" w:rsidTr="00824C3A">
        <w:trPr>
          <w:trHeight w:val="480"/>
        </w:trPr>
        <w:tc>
          <w:tcPr>
            <w:tcW w:w="2191"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5F9653A8" w14:textId="4D75B37A" w:rsidR="00763648" w:rsidRDefault="00A74F1D" w:rsidP="00E90E14">
            <w:pPr>
              <w:spacing w:line="276" w:lineRule="auto"/>
              <w:rPr>
                <w:i/>
                <w:rPrChange w:id="806" w:author="Tyler" w:date="2017-11-06T12:57:00Z">
                  <w:rPr/>
                </w:rPrChange>
              </w:rPr>
            </w:pPr>
            <w:r>
              <w:rPr>
                <w:i/>
                <w:rPrChange w:id="807" w:author="Tyler" w:date="2017-11-06T12:57:00Z">
                  <w:rPr/>
                </w:rPrChange>
              </w:rPr>
              <w:t>c_</w:t>
            </w:r>
            <w:del w:id="808" w:author="Tyler" w:date="2017-11-06T12:57:00Z">
              <w:r w:rsidR="006A07A7">
                <w:delText>docking_latch</w:delText>
              </w:r>
            </w:del>
            <w:ins w:id="809" w:author="Tyler" w:date="2017-11-06T12:57:00Z">
              <w:r>
                <w:rPr>
                  <w:i/>
                </w:rPr>
                <w:t>dock_connected</w:t>
              </w:r>
            </w:ins>
          </w:p>
        </w:tc>
        <w:tc>
          <w:tcPr>
            <w:tcW w:w="3120" w:type="dxa"/>
            <w:tcBorders>
              <w:top w:val="nil"/>
              <w:left w:val="nil"/>
              <w:bottom w:val="single" w:sz="7" w:space="0" w:color="000000"/>
              <w:right w:val="single" w:sz="7" w:space="0" w:color="000000"/>
            </w:tcBorders>
            <w:tcMar>
              <w:top w:w="100" w:type="dxa"/>
              <w:left w:w="100" w:type="dxa"/>
              <w:bottom w:w="100" w:type="dxa"/>
              <w:right w:w="100" w:type="dxa"/>
            </w:tcMar>
          </w:tcPr>
          <w:p w14:paraId="251447CC" w14:textId="377337C5" w:rsidR="00763648" w:rsidRDefault="006A07A7">
            <w:pPr>
              <w:spacing w:line="276" w:lineRule="auto"/>
              <w:pPrChange w:id="810" w:author="Tyler" w:date="2017-11-06T12:57:00Z">
                <w:pPr>
                  <w:spacing w:line="276" w:lineRule="auto"/>
                </w:pPr>
              </w:pPrChange>
            </w:pPr>
            <w:del w:id="811" w:author="Tyler" w:date="2017-11-06T12:57:00Z">
              <w:r>
                <w:delText>Controlled</w:delText>
              </w:r>
            </w:del>
            <w:ins w:id="812" w:author="Tyler" w:date="2017-11-06T12:57:00Z">
              <w:r w:rsidR="00A74F1D">
                <w:t>Walker physically connected to the docking station.</w:t>
              </w:r>
            </w:ins>
          </w:p>
        </w:tc>
        <w:tc>
          <w:tcPr>
            <w:tcW w:w="2027" w:type="dxa"/>
            <w:tcBorders>
              <w:top w:val="nil"/>
              <w:left w:val="nil"/>
              <w:bottom w:val="single" w:sz="7" w:space="0" w:color="000000"/>
              <w:right w:val="single" w:sz="7" w:space="0" w:color="000000"/>
            </w:tcBorders>
            <w:tcMar>
              <w:top w:w="100" w:type="dxa"/>
              <w:left w:w="100" w:type="dxa"/>
              <w:bottom w:w="100" w:type="dxa"/>
              <w:right w:w="100" w:type="dxa"/>
            </w:tcMar>
          </w:tcPr>
          <w:p w14:paraId="161328F1" w14:textId="5A2F6259" w:rsidR="00763648" w:rsidRDefault="006A07A7">
            <w:pPr>
              <w:spacing w:line="276" w:lineRule="auto"/>
              <w:pPrChange w:id="813" w:author="Tyler" w:date="2017-11-06T12:57:00Z">
                <w:pPr>
                  <w:spacing w:line="276" w:lineRule="auto"/>
                </w:pPr>
              </w:pPrChange>
            </w:pPr>
            <w:del w:id="814" w:author="Tyler" w:date="2017-11-06T12:57:00Z">
              <w:r>
                <w:delText>Walker latched at docked</w:delText>
              </w:r>
            </w:del>
            <w:ins w:id="815" w:author="Tyler" w:date="2017-11-06T12:57:00Z">
              <w:r w:rsidR="00A74F1D">
                <w:t xml:space="preserve"> Boolean</w:t>
              </w:r>
            </w:ins>
          </w:p>
        </w:tc>
        <w:tc>
          <w:tcPr>
            <w:tcW w:w="2027" w:type="dxa"/>
            <w:tcBorders>
              <w:top w:val="nil"/>
              <w:left w:val="nil"/>
              <w:bottom w:val="single" w:sz="7" w:space="0" w:color="000000"/>
              <w:right w:val="single" w:sz="7" w:space="0" w:color="000000"/>
            </w:tcBorders>
            <w:tcMar>
              <w:top w:w="100" w:type="dxa"/>
              <w:left w:w="100" w:type="dxa"/>
              <w:bottom w:w="100" w:type="dxa"/>
              <w:right w:w="100" w:type="dxa"/>
            </w:tcMar>
          </w:tcPr>
          <w:p w14:paraId="78165221" w14:textId="66DCCBBE" w:rsidR="00763648" w:rsidRDefault="00A74F1D">
            <w:pPr>
              <w:spacing w:line="276" w:lineRule="auto"/>
              <w:pPrChange w:id="816" w:author="Tyler" w:date="2017-11-06T12:57:00Z">
                <w:pPr>
                  <w:spacing w:line="276" w:lineRule="auto"/>
                </w:pPr>
              </w:pPrChange>
            </w:pPr>
            <w:ins w:id="817" w:author="Tyler" w:date="2017-11-06T12:57:00Z">
              <w:r>
                <w:t>0, 1</w:t>
              </w:r>
            </w:ins>
            <w:moveFromRangeStart w:id="818" w:author="Tyler" w:date="2017-11-06T12:57:00Z" w:name="move497736368"/>
            <w:moveFrom w:id="819" w:author="Tyler" w:date="2017-11-06T12:57:00Z">
              <w:r>
                <w:t xml:space="preserve"> Boolean</w:t>
              </w:r>
            </w:moveFrom>
            <w:moveFromRangeEnd w:id="818"/>
          </w:p>
        </w:tc>
      </w:tr>
    </w:tbl>
    <w:p w14:paraId="0D059095" w14:textId="77777777" w:rsidR="00EA7949" w:rsidRPr="000D0F3B" w:rsidRDefault="00EA7949" w:rsidP="000D0F3B"/>
    <w:p w14:paraId="29885DD3" w14:textId="77777777" w:rsidR="00EA7949" w:rsidRDefault="00EA7949" w:rsidP="00EA7949">
      <w:pPr>
        <w:rPr>
          <w:ins w:id="820" w:author="Tyler" w:date="2017-11-06T12:57:00Z"/>
          <w:sz w:val="26"/>
          <w:szCs w:val="26"/>
        </w:rPr>
      </w:pPr>
      <w:ins w:id="821" w:author="Tyler" w:date="2017-11-06T12:57:00Z">
        <w:r>
          <w:lastRenderedPageBreak/>
          <w:br w:type="page"/>
        </w:r>
      </w:ins>
    </w:p>
    <w:p w14:paraId="6F843C3E" w14:textId="3F8128F1" w:rsidR="00EA7949" w:rsidRDefault="00A74F1D">
      <w:pPr>
        <w:pStyle w:val="Heading3"/>
      </w:pPr>
      <w:bookmarkStart w:id="822" w:name="_Toc497734541"/>
      <w:bookmarkStart w:id="823" w:name="_Toc497314625"/>
      <w:r>
        <w:lastRenderedPageBreak/>
        <w:t>2.</w:t>
      </w:r>
      <w:del w:id="824" w:author="Tyler" w:date="2017-11-06T12:57:00Z">
        <w:r w:rsidR="006A07A7">
          <w:delText>5</w:delText>
        </w:r>
      </w:del>
      <w:ins w:id="825" w:author="Tyler" w:date="2017-11-06T12:57:00Z">
        <w:r>
          <w:t>6</w:t>
        </w:r>
      </w:ins>
      <w:r>
        <w:t>.1 Autonomous Mode</w:t>
      </w:r>
      <w:bookmarkEnd w:id="822"/>
      <w:bookmarkEnd w:id="823"/>
    </w:p>
    <w:p w14:paraId="590C7520" w14:textId="77777777" w:rsidR="00B909E9" w:rsidRDefault="006A07A7">
      <w:pPr>
        <w:jc w:val="center"/>
        <w:rPr>
          <w:del w:id="826" w:author="Tyler" w:date="2017-11-06T12:57:00Z"/>
        </w:rPr>
      </w:pPr>
      <w:del w:id="827" w:author="Tyler" w:date="2017-11-06T12:57:00Z">
        <w:r>
          <w:rPr>
            <w:noProof/>
          </w:rPr>
          <w:drawing>
            <wp:inline distT="114300" distB="114300" distL="114300" distR="114300" wp14:anchorId="4DF622B8" wp14:editId="769EBB5E">
              <wp:extent cx="5476875" cy="3476625"/>
              <wp:effectExtent l="0" t="0" r="0" b="0"/>
              <wp:docPr id="13" name="image13.png" descr="Autonomous.png"/>
              <wp:cNvGraphicFramePr/>
              <a:graphic xmlns:a="http://schemas.openxmlformats.org/drawingml/2006/main">
                <a:graphicData uri="http://schemas.openxmlformats.org/drawingml/2006/picture">
                  <pic:pic xmlns:pic="http://schemas.openxmlformats.org/drawingml/2006/picture">
                    <pic:nvPicPr>
                      <pic:cNvPr id="0" name="image13.png" descr="Autonomous.png"/>
                      <pic:cNvPicPr preferRelativeResize="0"/>
                    </pic:nvPicPr>
                    <pic:blipFill>
                      <a:blip r:embed="rId15"/>
                      <a:srcRect/>
                      <a:stretch>
                        <a:fillRect/>
                      </a:stretch>
                    </pic:blipFill>
                    <pic:spPr>
                      <a:xfrm>
                        <a:off x="0" y="0"/>
                        <a:ext cx="5476875" cy="3476625"/>
                      </a:xfrm>
                      <a:prstGeom prst="rect">
                        <a:avLst/>
                      </a:prstGeom>
                      <a:ln/>
                    </pic:spPr>
                  </pic:pic>
                </a:graphicData>
              </a:graphic>
            </wp:inline>
          </w:drawing>
        </w:r>
      </w:del>
    </w:p>
    <w:p w14:paraId="3F081980" w14:textId="77777777" w:rsidR="00763648" w:rsidRPr="000D0F3B" w:rsidRDefault="00763648" w:rsidP="000D0F3B">
      <w:pPr>
        <w:rPr>
          <w:ins w:id="828" w:author="Tyler" w:date="2017-11-06T12:57:00Z"/>
        </w:rPr>
      </w:pPr>
    </w:p>
    <w:p w14:paraId="34C70A75" w14:textId="77777777" w:rsidR="00763648" w:rsidRDefault="00A74F1D">
      <w:pPr>
        <w:jc w:val="center"/>
        <w:rPr>
          <w:ins w:id="829" w:author="Tyler" w:date="2017-11-06T12:57:00Z"/>
        </w:rPr>
      </w:pPr>
      <w:ins w:id="830" w:author="Tyler" w:date="2017-11-06T12:57:00Z">
        <w:r>
          <w:rPr>
            <w:noProof/>
          </w:rPr>
          <w:lastRenderedPageBreak/>
          <w:drawing>
            <wp:inline distT="114300" distB="114300" distL="114300" distR="114300">
              <wp:extent cx="5286375" cy="3419475"/>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286375" cy="3419475"/>
                      </a:xfrm>
                      <a:prstGeom prst="rect">
                        <a:avLst/>
                      </a:prstGeom>
                      <a:ln/>
                    </pic:spPr>
                  </pic:pic>
                </a:graphicData>
              </a:graphic>
            </wp:inline>
          </w:drawing>
        </w:r>
      </w:ins>
    </w:p>
    <w:p w14:paraId="52E904DE" w14:textId="4286ECC6" w:rsidR="00EA7949" w:rsidRDefault="00EA7949" w:rsidP="00EA7949">
      <w:pPr>
        <w:pStyle w:val="Caption"/>
        <w:jc w:val="center"/>
      </w:pPr>
      <w:bookmarkStart w:id="831" w:name="_Toc497734704"/>
      <w:bookmarkStart w:id="832" w:name="_Toc497314547"/>
      <w:r>
        <w:t xml:space="preserve">Figure </w:t>
      </w:r>
      <w:r w:rsidR="007568C6">
        <w:fldChar w:fldCharType="begin"/>
      </w:r>
      <w:r w:rsidR="007568C6">
        <w:instrText xml:space="preserve"> SEQ Figure \* ARABIC </w:instrText>
      </w:r>
      <w:r w:rsidR="007568C6">
        <w:fldChar w:fldCharType="separate"/>
      </w:r>
      <w:del w:id="833" w:author="Tyler" w:date="2017-11-06T12:57:00Z">
        <w:r w:rsidR="001B6DFE">
          <w:rPr>
            <w:noProof/>
          </w:rPr>
          <w:delText>4</w:delText>
        </w:r>
      </w:del>
      <w:ins w:id="834" w:author="Tyler" w:date="2017-11-06T12:57:00Z">
        <w:r w:rsidR="000D0F3B">
          <w:rPr>
            <w:noProof/>
          </w:rPr>
          <w:t>5</w:t>
        </w:r>
      </w:ins>
      <w:r w:rsidR="007568C6">
        <w:rPr>
          <w:noProof/>
        </w:rPr>
        <w:fldChar w:fldCharType="end"/>
      </w:r>
      <w:r>
        <w:t xml:space="preserve"> - Autonomous Mode Diagram</w:t>
      </w:r>
      <w:bookmarkEnd w:id="831"/>
      <w:bookmarkEnd w:id="832"/>
    </w:p>
    <w:p w14:paraId="4D3649DC" w14:textId="77777777" w:rsidR="00B909E9" w:rsidRDefault="00B909E9">
      <w:pPr>
        <w:rPr>
          <w:del w:id="835" w:author="Tyler" w:date="2017-11-06T12:57:00Z"/>
        </w:rPr>
      </w:pPr>
      <w:bookmarkStart w:id="836" w:name="_Toc497734542"/>
    </w:p>
    <w:p w14:paraId="36BC6646" w14:textId="77777777" w:rsidR="00B909E9" w:rsidRDefault="00B909E9">
      <w:pPr>
        <w:rPr>
          <w:del w:id="837" w:author="Tyler" w:date="2017-11-06T12:57:00Z"/>
        </w:rPr>
      </w:pPr>
    </w:p>
    <w:p w14:paraId="506C94BC" w14:textId="74AC4DBD" w:rsidR="00763648" w:rsidRDefault="00A74F1D">
      <w:pPr>
        <w:pStyle w:val="Heading3"/>
      </w:pPr>
      <w:bookmarkStart w:id="838" w:name="_Toc497314626"/>
      <w:r>
        <w:lastRenderedPageBreak/>
        <w:t>2.</w:t>
      </w:r>
      <w:del w:id="839" w:author="Tyler" w:date="2017-11-06T12:57:00Z">
        <w:r w:rsidR="006A07A7">
          <w:delText>5</w:delText>
        </w:r>
      </w:del>
      <w:ins w:id="840" w:author="Tyler" w:date="2017-11-06T12:57:00Z">
        <w:r>
          <w:t>6</w:t>
        </w:r>
      </w:ins>
      <w:r>
        <w:t>.2 Manual Mode</w:t>
      </w:r>
      <w:bookmarkEnd w:id="836"/>
      <w:bookmarkEnd w:id="838"/>
    </w:p>
    <w:p w14:paraId="112F425A" w14:textId="77777777" w:rsidR="00B909E9" w:rsidRDefault="006A07A7">
      <w:pPr>
        <w:jc w:val="center"/>
        <w:rPr>
          <w:del w:id="841" w:author="Tyler" w:date="2017-11-06T12:57:00Z"/>
        </w:rPr>
      </w:pPr>
      <w:del w:id="842" w:author="Tyler" w:date="2017-11-06T12:57:00Z">
        <w:r>
          <w:rPr>
            <w:noProof/>
          </w:rPr>
          <w:drawing>
            <wp:inline distT="114300" distB="114300" distL="114300" distR="114300" wp14:anchorId="5D111F61" wp14:editId="74EDBE47">
              <wp:extent cx="5219700" cy="3524250"/>
              <wp:effectExtent l="0" t="0" r="0" b="0"/>
              <wp:docPr id="14" name="image12.png" descr="Manual.png"/>
              <wp:cNvGraphicFramePr/>
              <a:graphic xmlns:a="http://schemas.openxmlformats.org/drawingml/2006/main">
                <a:graphicData uri="http://schemas.openxmlformats.org/drawingml/2006/picture">
                  <pic:pic xmlns:pic="http://schemas.openxmlformats.org/drawingml/2006/picture">
                    <pic:nvPicPr>
                      <pic:cNvPr id="0" name="image12.png" descr="Manual.png"/>
                      <pic:cNvPicPr preferRelativeResize="0"/>
                    </pic:nvPicPr>
                    <pic:blipFill>
                      <a:blip r:embed="rId17"/>
                      <a:srcRect/>
                      <a:stretch>
                        <a:fillRect/>
                      </a:stretch>
                    </pic:blipFill>
                    <pic:spPr>
                      <a:xfrm>
                        <a:off x="0" y="0"/>
                        <a:ext cx="5219700" cy="3524250"/>
                      </a:xfrm>
                      <a:prstGeom prst="rect">
                        <a:avLst/>
                      </a:prstGeom>
                      <a:ln/>
                    </pic:spPr>
                  </pic:pic>
                </a:graphicData>
              </a:graphic>
            </wp:inline>
          </w:drawing>
        </w:r>
      </w:del>
    </w:p>
    <w:p w14:paraId="7092D333" w14:textId="77777777" w:rsidR="00763648" w:rsidRDefault="00A74F1D">
      <w:pPr>
        <w:jc w:val="center"/>
        <w:rPr>
          <w:ins w:id="843" w:author="Tyler" w:date="2017-11-06T12:57:00Z"/>
        </w:rPr>
      </w:pPr>
      <w:ins w:id="844" w:author="Tyler" w:date="2017-11-06T12:57:00Z">
        <w:r>
          <w:rPr>
            <w:noProof/>
          </w:rPr>
          <w:lastRenderedPageBreak/>
          <w:drawing>
            <wp:inline distT="114300" distB="114300" distL="114300" distR="114300">
              <wp:extent cx="4922520" cy="3444240"/>
              <wp:effectExtent l="0" t="0" r="0" b="381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922520" cy="3444240"/>
                      </a:xfrm>
                      <a:prstGeom prst="rect">
                        <a:avLst/>
                      </a:prstGeom>
                      <a:ln/>
                    </pic:spPr>
                  </pic:pic>
                </a:graphicData>
              </a:graphic>
            </wp:inline>
          </w:drawing>
        </w:r>
      </w:ins>
    </w:p>
    <w:p w14:paraId="4BBD42BD" w14:textId="5FA9952A" w:rsidR="00EA7949" w:rsidRDefault="00EA7949" w:rsidP="00EA7949">
      <w:pPr>
        <w:pStyle w:val="Caption"/>
        <w:jc w:val="center"/>
      </w:pPr>
      <w:bookmarkStart w:id="845" w:name="_Toc497734705"/>
      <w:bookmarkStart w:id="846" w:name="_Toc497314548"/>
      <w:r>
        <w:t xml:space="preserve">Figure </w:t>
      </w:r>
      <w:r w:rsidR="007568C6">
        <w:fldChar w:fldCharType="begin"/>
      </w:r>
      <w:r w:rsidR="007568C6">
        <w:instrText xml:space="preserve"> SEQ Figure \* ARABIC </w:instrText>
      </w:r>
      <w:r w:rsidR="007568C6">
        <w:fldChar w:fldCharType="separate"/>
      </w:r>
      <w:del w:id="847" w:author="Tyler" w:date="2017-11-06T12:57:00Z">
        <w:r w:rsidR="001B6DFE">
          <w:rPr>
            <w:noProof/>
          </w:rPr>
          <w:delText>5</w:delText>
        </w:r>
      </w:del>
      <w:ins w:id="848" w:author="Tyler" w:date="2017-11-06T12:57:00Z">
        <w:r w:rsidR="000D0F3B">
          <w:rPr>
            <w:noProof/>
          </w:rPr>
          <w:t>6</w:t>
        </w:r>
      </w:ins>
      <w:r w:rsidR="007568C6">
        <w:rPr>
          <w:noProof/>
        </w:rPr>
        <w:fldChar w:fldCharType="end"/>
      </w:r>
      <w:r>
        <w:t xml:space="preserve"> - Manual Mode Diagram</w:t>
      </w:r>
      <w:bookmarkEnd w:id="845"/>
      <w:bookmarkEnd w:id="846"/>
    </w:p>
    <w:p w14:paraId="36B62633" w14:textId="07CC5157" w:rsidR="00763648" w:rsidRDefault="00A74F1D">
      <w:pPr>
        <w:pStyle w:val="Heading3"/>
      </w:pPr>
      <w:bookmarkStart w:id="849" w:name="_Toc497734543"/>
      <w:bookmarkStart w:id="850" w:name="_8jynm5ffz7n"/>
      <w:bookmarkStart w:id="851" w:name="_Toc497314627"/>
      <w:bookmarkEnd w:id="850"/>
      <w:r>
        <w:lastRenderedPageBreak/>
        <w:t>2.</w:t>
      </w:r>
      <w:del w:id="852" w:author="Tyler" w:date="2017-11-06T12:57:00Z">
        <w:r w:rsidR="006A07A7">
          <w:delText>5</w:delText>
        </w:r>
      </w:del>
      <w:ins w:id="853" w:author="Tyler" w:date="2017-11-06T12:57:00Z">
        <w:r>
          <w:t>6</w:t>
        </w:r>
      </w:ins>
      <w:r>
        <w:t>.3 Phone App</w:t>
      </w:r>
      <w:bookmarkEnd w:id="849"/>
      <w:bookmarkEnd w:id="851"/>
    </w:p>
    <w:p w14:paraId="44592B5B" w14:textId="77777777" w:rsidR="00B909E9" w:rsidRDefault="006A07A7">
      <w:pPr>
        <w:jc w:val="center"/>
        <w:rPr>
          <w:del w:id="854" w:author="Tyler" w:date="2017-11-06T12:57:00Z"/>
        </w:rPr>
      </w:pPr>
      <w:del w:id="855" w:author="Tyler" w:date="2017-11-06T12:57:00Z">
        <w:r>
          <w:rPr>
            <w:noProof/>
          </w:rPr>
          <w:drawing>
            <wp:inline distT="114300" distB="114300" distL="114300" distR="114300" wp14:anchorId="2BE1171B" wp14:editId="75402080">
              <wp:extent cx="4486275" cy="2143125"/>
              <wp:effectExtent l="0" t="0" r="0" b="0"/>
              <wp:docPr id="15" name="image16.png" descr="Phone_App.png"/>
              <wp:cNvGraphicFramePr/>
              <a:graphic xmlns:a="http://schemas.openxmlformats.org/drawingml/2006/main">
                <a:graphicData uri="http://schemas.openxmlformats.org/drawingml/2006/picture">
                  <pic:pic xmlns:pic="http://schemas.openxmlformats.org/drawingml/2006/picture">
                    <pic:nvPicPr>
                      <pic:cNvPr id="0" name="image16.png" descr="Phone_App.png"/>
                      <pic:cNvPicPr preferRelativeResize="0"/>
                    </pic:nvPicPr>
                    <pic:blipFill>
                      <a:blip r:embed="rId19"/>
                      <a:srcRect/>
                      <a:stretch>
                        <a:fillRect/>
                      </a:stretch>
                    </pic:blipFill>
                    <pic:spPr>
                      <a:xfrm>
                        <a:off x="0" y="0"/>
                        <a:ext cx="4486275" cy="2143125"/>
                      </a:xfrm>
                      <a:prstGeom prst="rect">
                        <a:avLst/>
                      </a:prstGeom>
                      <a:ln/>
                    </pic:spPr>
                  </pic:pic>
                </a:graphicData>
              </a:graphic>
            </wp:inline>
          </w:drawing>
        </w:r>
      </w:del>
    </w:p>
    <w:p w14:paraId="04E44EB1" w14:textId="77777777" w:rsidR="00763648" w:rsidRDefault="00A74F1D">
      <w:pPr>
        <w:jc w:val="center"/>
        <w:rPr>
          <w:ins w:id="856" w:author="Tyler" w:date="2017-11-06T12:57:00Z"/>
        </w:rPr>
      </w:pPr>
      <w:ins w:id="857" w:author="Tyler" w:date="2017-11-06T12:57:00Z">
        <w:r>
          <w:rPr>
            <w:noProof/>
          </w:rPr>
          <w:drawing>
            <wp:inline distT="114300" distB="114300" distL="114300" distR="114300">
              <wp:extent cx="4152900" cy="2125980"/>
              <wp:effectExtent l="0" t="0" r="0" b="762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4152900" cy="2125980"/>
                      </a:xfrm>
                      <a:prstGeom prst="rect">
                        <a:avLst/>
                      </a:prstGeom>
                      <a:ln/>
                    </pic:spPr>
                  </pic:pic>
                </a:graphicData>
              </a:graphic>
            </wp:inline>
          </w:drawing>
        </w:r>
      </w:ins>
    </w:p>
    <w:p w14:paraId="45AB9FD0" w14:textId="382BC975" w:rsidR="00763648" w:rsidRDefault="00EA7949" w:rsidP="00EA7949">
      <w:pPr>
        <w:pStyle w:val="Caption"/>
        <w:jc w:val="center"/>
        <w:rPr>
          <w:i w:val="0"/>
          <w:color w:val="44546A"/>
          <w:rPrChange w:id="858" w:author="Tyler" w:date="2017-11-06T12:57:00Z">
            <w:rPr/>
          </w:rPrChange>
        </w:rPr>
      </w:pPr>
      <w:bookmarkStart w:id="859" w:name="_Toc497734706"/>
      <w:bookmarkStart w:id="860" w:name="_Toc497314549"/>
      <w:r>
        <w:t xml:space="preserve">Figure </w:t>
      </w:r>
      <w:r w:rsidR="007568C6">
        <w:fldChar w:fldCharType="begin"/>
      </w:r>
      <w:r w:rsidR="007568C6">
        <w:instrText xml:space="preserve"> SEQ Figure \* ARABIC </w:instrText>
      </w:r>
      <w:r w:rsidR="007568C6">
        <w:fldChar w:fldCharType="separate"/>
      </w:r>
      <w:del w:id="861" w:author="Tyler" w:date="2017-11-06T12:57:00Z">
        <w:r w:rsidR="001B6DFE">
          <w:rPr>
            <w:noProof/>
          </w:rPr>
          <w:delText>6</w:delText>
        </w:r>
      </w:del>
      <w:ins w:id="862" w:author="Tyler" w:date="2017-11-06T12:57:00Z">
        <w:r w:rsidR="000D0F3B">
          <w:rPr>
            <w:noProof/>
          </w:rPr>
          <w:t>7</w:t>
        </w:r>
      </w:ins>
      <w:r w:rsidR="007568C6">
        <w:rPr>
          <w:noProof/>
        </w:rPr>
        <w:fldChar w:fldCharType="end"/>
      </w:r>
      <w:r>
        <w:t xml:space="preserve"> - Phone App Diagram</w:t>
      </w:r>
      <w:bookmarkEnd w:id="859"/>
      <w:bookmarkEnd w:id="860"/>
    </w:p>
    <w:p w14:paraId="02DC6A32" w14:textId="77777777" w:rsidR="00B909E9" w:rsidRDefault="00B909E9">
      <w:pPr>
        <w:rPr>
          <w:del w:id="863" w:author="Tyler" w:date="2017-11-06T12:57:00Z"/>
        </w:rPr>
      </w:pPr>
      <w:bookmarkStart w:id="864" w:name="_Toc497734544"/>
    </w:p>
    <w:p w14:paraId="5CE2A7BA" w14:textId="77777777" w:rsidR="00B909E9" w:rsidRDefault="00B909E9">
      <w:pPr>
        <w:rPr>
          <w:del w:id="865" w:author="Tyler" w:date="2017-11-06T12:57:00Z"/>
        </w:rPr>
      </w:pPr>
    </w:p>
    <w:p w14:paraId="641EBB4A" w14:textId="7E4960D0" w:rsidR="00763648" w:rsidRDefault="00A74F1D">
      <w:pPr>
        <w:pStyle w:val="Heading3"/>
      </w:pPr>
      <w:bookmarkStart w:id="866" w:name="_Toc497314628"/>
      <w:r>
        <w:t>2.</w:t>
      </w:r>
      <w:del w:id="867" w:author="Tyler" w:date="2017-11-06T12:57:00Z">
        <w:r w:rsidR="006A07A7">
          <w:delText>5</w:delText>
        </w:r>
      </w:del>
      <w:ins w:id="868" w:author="Tyler" w:date="2017-11-06T12:57:00Z">
        <w:r>
          <w:t>6</w:t>
        </w:r>
      </w:ins>
      <w:r>
        <w:t>.4 Docking Station</w:t>
      </w:r>
      <w:bookmarkEnd w:id="864"/>
      <w:bookmarkEnd w:id="866"/>
    </w:p>
    <w:p w14:paraId="0A03DFBA" w14:textId="77777777" w:rsidR="00763648" w:rsidRDefault="00763648">
      <w:pPr>
        <w:jc w:val="center"/>
      </w:pPr>
    </w:p>
    <w:p w14:paraId="6013FF06" w14:textId="77777777" w:rsidR="00B909E9" w:rsidRDefault="006A07A7">
      <w:pPr>
        <w:jc w:val="center"/>
        <w:rPr>
          <w:del w:id="869" w:author="Tyler" w:date="2017-11-06T12:57:00Z"/>
        </w:rPr>
      </w:pPr>
      <w:del w:id="870" w:author="Tyler" w:date="2017-11-06T12:57:00Z">
        <w:r>
          <w:rPr>
            <w:noProof/>
          </w:rPr>
          <w:lastRenderedPageBreak/>
          <w:drawing>
            <wp:inline distT="114300" distB="114300" distL="114300" distR="114300" wp14:anchorId="7A2B85EF" wp14:editId="72BE0C38">
              <wp:extent cx="4819650" cy="2133600"/>
              <wp:effectExtent l="0" t="0" r="0" b="0"/>
              <wp:docPr id="16" name="image14.png" descr="Docking_Station.png"/>
              <wp:cNvGraphicFramePr/>
              <a:graphic xmlns:a="http://schemas.openxmlformats.org/drawingml/2006/main">
                <a:graphicData uri="http://schemas.openxmlformats.org/drawingml/2006/picture">
                  <pic:pic xmlns:pic="http://schemas.openxmlformats.org/drawingml/2006/picture">
                    <pic:nvPicPr>
                      <pic:cNvPr id="0" name="image14.png" descr="Docking_Station.png"/>
                      <pic:cNvPicPr preferRelativeResize="0"/>
                    </pic:nvPicPr>
                    <pic:blipFill>
                      <a:blip r:embed="rId21"/>
                      <a:srcRect/>
                      <a:stretch>
                        <a:fillRect/>
                      </a:stretch>
                    </pic:blipFill>
                    <pic:spPr>
                      <a:xfrm>
                        <a:off x="0" y="0"/>
                        <a:ext cx="4819650" cy="2133600"/>
                      </a:xfrm>
                      <a:prstGeom prst="rect">
                        <a:avLst/>
                      </a:prstGeom>
                      <a:ln/>
                    </pic:spPr>
                  </pic:pic>
                </a:graphicData>
              </a:graphic>
            </wp:inline>
          </w:drawing>
        </w:r>
      </w:del>
    </w:p>
    <w:p w14:paraId="51AA8DE1" w14:textId="77777777" w:rsidR="00763648" w:rsidRDefault="00A74F1D">
      <w:pPr>
        <w:jc w:val="center"/>
        <w:rPr>
          <w:ins w:id="871" w:author="Tyler" w:date="2017-11-06T12:57:00Z"/>
        </w:rPr>
      </w:pPr>
      <w:ins w:id="872" w:author="Tyler" w:date="2017-11-06T12:57:00Z">
        <w:r>
          <w:rPr>
            <w:noProof/>
          </w:rPr>
          <w:drawing>
            <wp:inline distT="114300" distB="114300" distL="114300" distR="114300">
              <wp:extent cx="4629150" cy="19812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4629150" cy="1981200"/>
                      </a:xfrm>
                      <a:prstGeom prst="rect">
                        <a:avLst/>
                      </a:prstGeom>
                      <a:ln/>
                    </pic:spPr>
                  </pic:pic>
                </a:graphicData>
              </a:graphic>
            </wp:inline>
          </w:drawing>
        </w:r>
      </w:ins>
    </w:p>
    <w:p w14:paraId="1711CA21" w14:textId="7FE7BDD8" w:rsidR="00EA7949" w:rsidRDefault="00EA7949" w:rsidP="00EA7949">
      <w:pPr>
        <w:pStyle w:val="Caption"/>
        <w:jc w:val="center"/>
        <w:rPr>
          <w:i w:val="0"/>
          <w:color w:val="44546A"/>
          <w:rPrChange w:id="873" w:author="Tyler" w:date="2017-11-06T12:57:00Z">
            <w:rPr/>
          </w:rPrChange>
        </w:rPr>
      </w:pPr>
      <w:bookmarkStart w:id="874" w:name="_Toc497734707"/>
      <w:bookmarkStart w:id="875" w:name="_Toc497314550"/>
      <w:r>
        <w:t xml:space="preserve">Figure </w:t>
      </w:r>
      <w:r w:rsidR="007568C6">
        <w:fldChar w:fldCharType="begin"/>
      </w:r>
      <w:r w:rsidR="007568C6">
        <w:instrText xml:space="preserve"> SEQ Figure \* ARABIC </w:instrText>
      </w:r>
      <w:r w:rsidR="007568C6">
        <w:fldChar w:fldCharType="separate"/>
      </w:r>
      <w:del w:id="876" w:author="Tyler" w:date="2017-11-06T12:57:00Z">
        <w:r w:rsidR="001B6DFE">
          <w:rPr>
            <w:noProof/>
          </w:rPr>
          <w:delText>7</w:delText>
        </w:r>
      </w:del>
      <w:ins w:id="877" w:author="Tyler" w:date="2017-11-06T12:57:00Z">
        <w:r w:rsidR="000D0F3B">
          <w:rPr>
            <w:noProof/>
          </w:rPr>
          <w:t>8</w:t>
        </w:r>
      </w:ins>
      <w:r w:rsidR="007568C6">
        <w:rPr>
          <w:noProof/>
        </w:rPr>
        <w:fldChar w:fldCharType="end"/>
      </w:r>
      <w:r>
        <w:t xml:space="preserve"> - Docking Station Diagram</w:t>
      </w:r>
      <w:bookmarkEnd w:id="874"/>
      <w:bookmarkEnd w:id="875"/>
    </w:p>
    <w:p w14:paraId="20842237" w14:textId="77777777" w:rsidR="00763648" w:rsidRDefault="00A74F1D">
      <w:r>
        <w:br w:type="page"/>
      </w:r>
    </w:p>
    <w:p w14:paraId="082163BD" w14:textId="77777777" w:rsidR="00763648" w:rsidRDefault="00A74F1D">
      <w:pPr>
        <w:pStyle w:val="Heading1"/>
      </w:pPr>
      <w:bookmarkStart w:id="878" w:name="_Toc497734545"/>
      <w:bookmarkStart w:id="879" w:name="_Toc497314629"/>
      <w:r>
        <w:lastRenderedPageBreak/>
        <w:t>3 Specific Requirements</w:t>
      </w:r>
      <w:bookmarkEnd w:id="878"/>
      <w:bookmarkEnd w:id="879"/>
    </w:p>
    <w:p w14:paraId="786B1142" w14:textId="77777777" w:rsidR="00DE0521" w:rsidRPr="00DE0521" w:rsidRDefault="00DE0521" w:rsidP="00DE0521">
      <w:pPr>
        <w:rPr>
          <w:del w:id="880" w:author="Tyler" w:date="2017-11-06T12:57:00Z"/>
        </w:rPr>
      </w:pPr>
    </w:p>
    <w:p w14:paraId="03FBEF47" w14:textId="77777777" w:rsidR="00763648" w:rsidRPr="00A10EBE" w:rsidRDefault="00A10EBE" w:rsidP="00A10EBE">
      <w:pPr>
        <w:jc w:val="both"/>
        <w:rPr>
          <w:ins w:id="881" w:author="Tyler" w:date="2017-11-06T12:57:00Z"/>
          <w:i/>
        </w:rPr>
      </w:pPr>
      <w:ins w:id="882" w:author="Tyler" w:date="2017-11-06T12:57:00Z">
        <w:r w:rsidRPr="00A10EBE">
          <w:rPr>
            <w:i/>
          </w:rPr>
          <w:t>Requirements Subject to change in sections 3.1 and 3.2 are denoted with a “*” at the end of the sentence.  These requirements are mentioned again in section 3.3.</w:t>
        </w:r>
      </w:ins>
    </w:p>
    <w:p w14:paraId="7317314F" w14:textId="77777777" w:rsidR="00763648" w:rsidRDefault="00A74F1D">
      <w:pPr>
        <w:pStyle w:val="Heading2"/>
      </w:pPr>
      <w:bookmarkStart w:id="883" w:name="_Toc497734546"/>
      <w:bookmarkStart w:id="884" w:name="_Toc497314630"/>
      <w:r>
        <w:t>3.1 Functional Requirements</w:t>
      </w:r>
      <w:bookmarkEnd w:id="883"/>
      <w:bookmarkEnd w:id="884"/>
    </w:p>
    <w:p w14:paraId="5BCB9E95" w14:textId="3E8212AE" w:rsidR="00763648" w:rsidRDefault="00A74F1D">
      <w:pPr>
        <w:pStyle w:val="Heading3"/>
        <w:jc w:val="both"/>
      </w:pPr>
      <w:bookmarkStart w:id="885" w:name="_Toc497734547"/>
      <w:bookmarkStart w:id="886" w:name="_Toc497314631"/>
      <w:r>
        <w:t>3</w:t>
      </w:r>
      <w:del w:id="887" w:author="Tyler" w:date="2017-11-06T12:57:00Z">
        <w:r w:rsidR="006A07A7" w:rsidRPr="001B6DFE">
          <w:delText>.1</w:delText>
        </w:r>
      </w:del>
      <w:r>
        <w:t>.1</w:t>
      </w:r>
      <w:ins w:id="888" w:author="Tyler" w:date="2017-11-06T12:57:00Z">
        <w:r>
          <w:t>.1 SmartWalker -</w:t>
        </w:r>
      </w:ins>
      <w:r>
        <w:t xml:space="preserve"> Autonomous Mode</w:t>
      </w:r>
      <w:bookmarkEnd w:id="885"/>
      <w:bookmarkEnd w:id="886"/>
    </w:p>
    <w:p w14:paraId="2D8F8FC6" w14:textId="77777777" w:rsidR="00763648" w:rsidRDefault="00A74F1D">
      <w:pPr>
        <w:numPr>
          <w:ilvl w:val="0"/>
          <w:numId w:val="17"/>
        </w:numPr>
        <w:spacing w:after="0"/>
        <w:contextualSpacing/>
        <w:jc w:val="both"/>
        <w:pPrChange w:id="889" w:author="Tyler" w:date="2017-11-06T12:57:00Z">
          <w:pPr>
            <w:numPr>
              <w:numId w:val="41"/>
            </w:numPr>
            <w:ind w:left="720" w:hanging="360"/>
            <w:contextualSpacing/>
            <w:jc w:val="both"/>
          </w:pPr>
        </w:pPrChange>
      </w:pPr>
      <w:r>
        <w:t>Autonomous Mode shall not be possible if there is no power drawn from the onboard battery</w:t>
      </w:r>
      <w:ins w:id="890" w:author="Tyler" w:date="2017-11-06T12:57:00Z">
        <w:r>
          <w:t>.</w:t>
        </w:r>
      </w:ins>
    </w:p>
    <w:p w14:paraId="778B6A01" w14:textId="457825AD" w:rsidR="00763648" w:rsidRDefault="00A74F1D">
      <w:pPr>
        <w:numPr>
          <w:ilvl w:val="0"/>
          <w:numId w:val="17"/>
        </w:numPr>
        <w:spacing w:after="0"/>
        <w:contextualSpacing/>
        <w:jc w:val="both"/>
        <w:pPrChange w:id="891" w:author="Tyler" w:date="2017-11-06T12:57:00Z">
          <w:pPr>
            <w:numPr>
              <w:numId w:val="41"/>
            </w:numPr>
            <w:ind w:left="720" w:hanging="360"/>
            <w:contextualSpacing/>
            <w:jc w:val="both"/>
          </w:pPr>
        </w:pPrChange>
      </w:pPr>
      <w:r>
        <w:t xml:space="preserve">When requested via </w:t>
      </w:r>
      <w:ins w:id="892" w:author="Tyler" w:date="2017-11-06T12:57:00Z">
        <w:r>
          <w:t xml:space="preserve">the </w:t>
        </w:r>
      </w:ins>
      <w:r>
        <w:t xml:space="preserve">phone app, the SmartWalker shall navigate </w:t>
      </w:r>
      <w:del w:id="893" w:author="Tyler" w:date="2017-11-06T12:57:00Z">
        <w:r w:rsidR="006A07A7">
          <w:delText>by itself</w:delText>
        </w:r>
      </w:del>
      <w:ins w:id="894" w:author="Tyler" w:date="2017-11-06T12:57:00Z">
        <w:r>
          <w:t>independently</w:t>
        </w:r>
      </w:ins>
      <w:r>
        <w:t xml:space="preserve"> to and from the user’s phone </w:t>
      </w:r>
      <w:ins w:id="895" w:author="Tyler" w:date="2017-11-06T12:57:00Z">
        <w:r>
          <w:t xml:space="preserve">location </w:t>
        </w:r>
      </w:ins>
      <w:r>
        <w:t xml:space="preserve">and docking station </w:t>
      </w:r>
      <w:del w:id="896" w:author="Tyler" w:date="2017-11-06T12:57:00Z">
        <w:r w:rsidR="006A07A7">
          <w:delText>as per the request</w:delText>
        </w:r>
      </w:del>
      <w:ins w:id="897" w:author="Tyler" w:date="2017-11-06T12:57:00Z">
        <w:r>
          <w:t>location.</w:t>
        </w:r>
      </w:ins>
    </w:p>
    <w:p w14:paraId="2D4A2F72" w14:textId="77777777" w:rsidR="00B909E9" w:rsidRDefault="006A07A7" w:rsidP="0029369E">
      <w:pPr>
        <w:numPr>
          <w:ilvl w:val="0"/>
          <w:numId w:val="41"/>
        </w:numPr>
        <w:contextualSpacing/>
        <w:jc w:val="both"/>
        <w:rPr>
          <w:del w:id="898" w:author="Tyler" w:date="2017-11-06T12:57:00Z"/>
        </w:rPr>
      </w:pPr>
      <w:del w:id="899" w:author="Tyler" w:date="2017-11-06T12:57:00Z">
        <w:r>
          <w:delText>The SmartWalker shall detect obstructions in its path using proximity sensors</w:delText>
        </w:r>
      </w:del>
    </w:p>
    <w:p w14:paraId="120AFAD7" w14:textId="77777777" w:rsidR="00B909E9" w:rsidRDefault="006A07A7" w:rsidP="0029369E">
      <w:pPr>
        <w:numPr>
          <w:ilvl w:val="0"/>
          <w:numId w:val="41"/>
        </w:numPr>
        <w:contextualSpacing/>
        <w:jc w:val="both"/>
        <w:rPr>
          <w:del w:id="900" w:author="Tyler" w:date="2017-11-06T12:57:00Z"/>
        </w:rPr>
      </w:pPr>
      <w:del w:id="901" w:author="Tyler" w:date="2017-11-06T12:57:00Z">
        <w:r>
          <w:delText>The SmartWalker shall use a depth sensor to detect how far away objects/targets in its path are</w:delText>
        </w:r>
      </w:del>
    </w:p>
    <w:p w14:paraId="3A6EA8B7" w14:textId="4A45B617" w:rsidR="00763648" w:rsidRDefault="00A74F1D">
      <w:pPr>
        <w:numPr>
          <w:ilvl w:val="0"/>
          <w:numId w:val="17"/>
        </w:numPr>
        <w:spacing w:after="0"/>
        <w:contextualSpacing/>
        <w:jc w:val="both"/>
        <w:pPrChange w:id="902" w:author="Tyler" w:date="2017-11-06T12:57:00Z">
          <w:pPr>
            <w:numPr>
              <w:numId w:val="41"/>
            </w:numPr>
            <w:ind w:left="720" w:hanging="360"/>
            <w:contextualSpacing/>
            <w:jc w:val="both"/>
          </w:pPr>
        </w:pPrChange>
      </w:pPr>
      <w:r>
        <w:t xml:space="preserve">The SmartWalker shall receive its orientation and location information from </w:t>
      </w:r>
      <w:del w:id="903" w:author="Tyler" w:date="2017-11-06T12:57:00Z">
        <w:r w:rsidR="006A07A7">
          <w:delText>an external source</w:delText>
        </w:r>
      </w:del>
      <w:ins w:id="904" w:author="Tyler" w:date="2017-11-06T12:57:00Z">
        <w:r>
          <w:t>inputs.</w:t>
        </w:r>
      </w:ins>
    </w:p>
    <w:p w14:paraId="424B542A" w14:textId="6F675BBB" w:rsidR="00763648" w:rsidRDefault="00A74F1D">
      <w:pPr>
        <w:numPr>
          <w:ilvl w:val="0"/>
          <w:numId w:val="17"/>
        </w:numPr>
        <w:spacing w:after="0"/>
        <w:contextualSpacing/>
        <w:jc w:val="both"/>
        <w:pPrChange w:id="905" w:author="Tyler" w:date="2017-11-06T12:57:00Z">
          <w:pPr>
            <w:numPr>
              <w:numId w:val="41"/>
            </w:numPr>
            <w:ind w:left="720" w:hanging="360"/>
            <w:contextualSpacing/>
            <w:jc w:val="both"/>
          </w:pPr>
        </w:pPrChange>
      </w:pPr>
      <w:r>
        <w:t xml:space="preserve">The SmartWalker shall receive the phone location and desired </w:t>
      </w:r>
      <w:ins w:id="906" w:author="Tyler" w:date="2017-11-06T12:57:00Z">
        <w:r>
          <w:t xml:space="preserve">destination </w:t>
        </w:r>
      </w:ins>
      <w:r>
        <w:t>location</w:t>
      </w:r>
      <w:del w:id="907" w:author="Tyler" w:date="2017-11-06T12:57:00Z">
        <w:r w:rsidR="006A07A7">
          <w:delText xml:space="preserve"> from the phone app</w:delText>
        </w:r>
      </w:del>
      <w:ins w:id="908" w:author="Tyler" w:date="2017-11-06T12:57:00Z">
        <w:r>
          <w:t>.</w:t>
        </w:r>
      </w:ins>
    </w:p>
    <w:p w14:paraId="5EE8A75F" w14:textId="39A6034F" w:rsidR="00763648" w:rsidRDefault="00A74F1D">
      <w:pPr>
        <w:numPr>
          <w:ilvl w:val="0"/>
          <w:numId w:val="17"/>
        </w:numPr>
        <w:spacing w:after="0"/>
        <w:contextualSpacing/>
        <w:jc w:val="both"/>
        <w:pPrChange w:id="909" w:author="Tyler" w:date="2017-11-06T12:57:00Z">
          <w:pPr>
            <w:numPr>
              <w:numId w:val="41"/>
            </w:numPr>
            <w:ind w:left="720" w:hanging="360"/>
            <w:contextualSpacing/>
            <w:jc w:val="both"/>
          </w:pPr>
        </w:pPrChange>
      </w:pPr>
      <w:r>
        <w:t xml:space="preserve">The SmartWalker shall </w:t>
      </w:r>
      <w:del w:id="910" w:author="Tyler" w:date="2017-11-06T12:57:00Z">
        <w:r w:rsidR="006A07A7">
          <w:delText>obey the same drive/brake logic as specified</w:delText>
        </w:r>
      </w:del>
      <w:ins w:id="911" w:author="Tyler" w:date="2017-11-06T12:57:00Z">
        <w:r>
          <w:t>detect how far away objects are</w:t>
        </w:r>
      </w:ins>
      <w:r>
        <w:t xml:space="preserve"> in </w:t>
      </w:r>
      <w:del w:id="912" w:author="Tyler" w:date="2017-11-06T12:57:00Z">
        <w:r w:rsidR="006A07A7">
          <w:delText>the Manual Mode section, however the hardware inputs will be replaced with software input commands</w:delText>
        </w:r>
      </w:del>
      <w:ins w:id="913" w:author="Tyler" w:date="2017-11-06T12:57:00Z">
        <w:r>
          <w:t>its path.</w:t>
        </w:r>
      </w:ins>
    </w:p>
    <w:p w14:paraId="30D9C764" w14:textId="77777777" w:rsidR="00B909E9" w:rsidRPr="001B6DFE" w:rsidRDefault="006A07A7" w:rsidP="0029369E">
      <w:pPr>
        <w:pStyle w:val="Heading3"/>
        <w:jc w:val="both"/>
        <w:rPr>
          <w:del w:id="914" w:author="Tyler" w:date="2017-11-06T12:57:00Z"/>
        </w:rPr>
      </w:pPr>
      <w:bookmarkStart w:id="915" w:name="_Toc497314632"/>
      <w:del w:id="916" w:author="Tyler" w:date="2017-11-06T12:57:00Z">
        <w:r w:rsidRPr="001B6DFE">
          <w:delText>3.1.2 Manual Mode</w:delText>
        </w:r>
        <w:bookmarkEnd w:id="915"/>
      </w:del>
    </w:p>
    <w:p w14:paraId="1E69D8BB" w14:textId="2DC30B11" w:rsidR="00763648" w:rsidRDefault="00A74F1D">
      <w:pPr>
        <w:numPr>
          <w:ilvl w:val="0"/>
          <w:numId w:val="17"/>
        </w:numPr>
        <w:spacing w:after="0"/>
        <w:contextualSpacing/>
        <w:jc w:val="both"/>
        <w:pPrChange w:id="917" w:author="Tyler" w:date="2017-11-06T12:57:00Z">
          <w:pPr>
            <w:numPr>
              <w:numId w:val="36"/>
            </w:numPr>
            <w:ind w:left="720" w:hanging="360"/>
            <w:contextualSpacing/>
            <w:jc w:val="both"/>
          </w:pPr>
        </w:pPrChange>
      </w:pPr>
      <w:r>
        <w:t xml:space="preserve">The SmartWalker shall </w:t>
      </w:r>
      <w:del w:id="918" w:author="Tyler" w:date="2017-11-06T12:57:00Z">
        <w:r w:rsidR="006A07A7">
          <w:delText>have its</w:delText>
        </w:r>
        <w:r w:rsidR="006A07A7">
          <w:rPr>
            <w:color w:val="FF0000"/>
          </w:rPr>
          <w:delText xml:space="preserve"> &lt;drive inputs&gt; </w:delText>
        </w:r>
        <w:r w:rsidR="006A07A7">
          <w:delText>in the neutral state by default</w:delText>
        </w:r>
      </w:del>
      <w:ins w:id="919" w:author="Tyler" w:date="2017-11-06T12:57:00Z">
        <w:r>
          <w:t>avoid objects in its path.</w:t>
        </w:r>
      </w:ins>
    </w:p>
    <w:p w14:paraId="2E8C4672" w14:textId="77777777" w:rsidR="00B909E9" w:rsidRDefault="006A07A7" w:rsidP="0029369E">
      <w:pPr>
        <w:numPr>
          <w:ilvl w:val="0"/>
          <w:numId w:val="36"/>
        </w:numPr>
        <w:contextualSpacing/>
        <w:jc w:val="both"/>
        <w:rPr>
          <w:del w:id="920" w:author="Tyler" w:date="2017-11-06T12:57:00Z"/>
        </w:rPr>
      </w:pPr>
      <w:del w:id="921" w:author="Tyler" w:date="2017-11-06T12:57:00Z">
        <w:r>
          <w:delText xml:space="preserve">The SmartWalker’s left wheel shall be inactive and roll freely when the left-hand </w:delText>
        </w:r>
        <w:r>
          <w:rPr>
            <w:color w:val="FF0000"/>
          </w:rPr>
          <w:delText>&lt;drive input&gt;</w:delText>
        </w:r>
        <w:r>
          <w:delText xml:space="preserve"> is in its neutral state</w:delText>
        </w:r>
      </w:del>
    </w:p>
    <w:p w14:paraId="5DAC4304" w14:textId="77777777" w:rsidR="00763648" w:rsidRDefault="00A74F1D">
      <w:pPr>
        <w:numPr>
          <w:ilvl w:val="0"/>
          <w:numId w:val="17"/>
        </w:numPr>
        <w:spacing w:after="0"/>
        <w:contextualSpacing/>
        <w:jc w:val="both"/>
        <w:rPr>
          <w:ins w:id="922" w:author="Tyler" w:date="2017-11-06T12:57:00Z"/>
        </w:rPr>
      </w:pPr>
      <w:ins w:id="923" w:author="Tyler" w:date="2017-11-06T12:57:00Z">
        <w:r>
          <w:t>The SmartWalker shall detect the angle of the floor/ground beneath it.</w:t>
        </w:r>
      </w:ins>
    </w:p>
    <w:p w14:paraId="3493DC6D" w14:textId="1E8281F4" w:rsidR="00763648" w:rsidRDefault="00A74F1D">
      <w:pPr>
        <w:numPr>
          <w:ilvl w:val="0"/>
          <w:numId w:val="17"/>
        </w:numPr>
        <w:contextualSpacing/>
        <w:jc w:val="both"/>
        <w:pPrChange w:id="924" w:author="Tyler" w:date="2017-11-06T12:57:00Z">
          <w:pPr>
            <w:numPr>
              <w:numId w:val="36"/>
            </w:numPr>
            <w:ind w:left="720" w:hanging="360"/>
            <w:contextualSpacing/>
            <w:jc w:val="both"/>
          </w:pPr>
        </w:pPrChange>
      </w:pPr>
      <w:r>
        <w:t xml:space="preserve">The </w:t>
      </w:r>
      <w:del w:id="925" w:author="Tyler" w:date="2017-11-06T12:57:00Z">
        <w:r w:rsidR="006A07A7">
          <w:delText>SmartWalker’s left wheel</w:delText>
        </w:r>
      </w:del>
      <w:ins w:id="926" w:author="Tyler" w:date="2017-11-06T12:57:00Z">
        <w:r>
          <w:t>SmartWalker</w:t>
        </w:r>
      </w:ins>
      <w:r>
        <w:t xml:space="preserve"> shall </w:t>
      </w:r>
      <w:del w:id="927" w:author="Tyler" w:date="2017-11-06T12:57:00Z">
        <w:r w:rsidR="006A07A7">
          <w:delText xml:space="preserve">be active and drive forward when the left-hand </w:delText>
        </w:r>
        <w:r w:rsidR="006A07A7">
          <w:rPr>
            <w:color w:val="FF0000"/>
          </w:rPr>
          <w:delText>&lt;drive input&gt;</w:delText>
        </w:r>
        <w:r w:rsidR="006A07A7">
          <w:delText xml:space="preserve"> is</w:delText>
        </w:r>
      </w:del>
      <w:ins w:id="928" w:author="Tyler" w:date="2017-11-06T12:57:00Z">
        <w:r>
          <w:t>detect a rapid change in elevation (e.g. a step)</w:t>
        </w:r>
      </w:ins>
      <w:r>
        <w:t xml:space="preserve"> in its </w:t>
      </w:r>
      <w:del w:id="929" w:author="Tyler" w:date="2017-11-06T12:57:00Z">
        <w:r w:rsidR="006A07A7">
          <w:delText>forward state</w:delText>
        </w:r>
      </w:del>
      <w:ins w:id="930" w:author="Tyler" w:date="2017-11-06T12:57:00Z">
        <w:r>
          <w:t>path.</w:t>
        </w:r>
      </w:ins>
    </w:p>
    <w:p w14:paraId="0FC0246B" w14:textId="77777777" w:rsidR="00B909E9" w:rsidRDefault="006A07A7" w:rsidP="0029369E">
      <w:pPr>
        <w:numPr>
          <w:ilvl w:val="0"/>
          <w:numId w:val="36"/>
        </w:numPr>
        <w:contextualSpacing/>
        <w:jc w:val="both"/>
        <w:rPr>
          <w:del w:id="931" w:author="Tyler" w:date="2017-11-06T12:57:00Z"/>
        </w:rPr>
      </w:pPr>
      <w:del w:id="932" w:author="Tyler" w:date="2017-11-06T12:57:00Z">
        <w:r>
          <w:delText xml:space="preserve">The SmartWalker’s left wheel shall be active and drive backward when the left-hand </w:delText>
        </w:r>
        <w:r>
          <w:rPr>
            <w:color w:val="FF0000"/>
          </w:rPr>
          <w:delText>&lt;drive input&gt;</w:delText>
        </w:r>
        <w:r>
          <w:delText xml:space="preserve"> is in its backward state</w:delText>
        </w:r>
      </w:del>
    </w:p>
    <w:p w14:paraId="5941C7E1" w14:textId="77777777" w:rsidR="00B909E9" w:rsidRDefault="006A07A7" w:rsidP="0029369E">
      <w:pPr>
        <w:numPr>
          <w:ilvl w:val="0"/>
          <w:numId w:val="36"/>
        </w:numPr>
        <w:contextualSpacing/>
        <w:jc w:val="both"/>
        <w:rPr>
          <w:del w:id="933" w:author="Tyler" w:date="2017-11-06T12:57:00Z"/>
        </w:rPr>
      </w:pPr>
      <w:del w:id="934" w:author="Tyler" w:date="2017-11-06T12:57:00Z">
        <w:r>
          <w:lastRenderedPageBreak/>
          <w:delText xml:space="preserve">The SmartWalker’s right wheel shall be inactive and roll freely when the right-hand </w:delText>
        </w:r>
        <w:r>
          <w:rPr>
            <w:color w:val="FF0000"/>
          </w:rPr>
          <w:delText>&lt;drive input&gt;</w:delText>
        </w:r>
        <w:r>
          <w:delText xml:space="preserve"> is in its neutral state</w:delText>
        </w:r>
      </w:del>
    </w:p>
    <w:p w14:paraId="4B9DE69E" w14:textId="77777777" w:rsidR="00B909E9" w:rsidRDefault="006A07A7" w:rsidP="0029369E">
      <w:pPr>
        <w:numPr>
          <w:ilvl w:val="0"/>
          <w:numId w:val="36"/>
        </w:numPr>
        <w:contextualSpacing/>
        <w:jc w:val="both"/>
        <w:rPr>
          <w:del w:id="935" w:author="Tyler" w:date="2017-11-06T12:57:00Z"/>
        </w:rPr>
      </w:pPr>
      <w:del w:id="936" w:author="Tyler" w:date="2017-11-06T12:57:00Z">
        <w:r>
          <w:delText xml:space="preserve">The SmartWalker’s right wheel shall be active and drive forward when the right-hand </w:delText>
        </w:r>
        <w:r>
          <w:rPr>
            <w:color w:val="FF0000"/>
          </w:rPr>
          <w:delText>&lt;drive input&gt;</w:delText>
        </w:r>
        <w:r>
          <w:delText xml:space="preserve"> is in its forward state</w:delText>
        </w:r>
      </w:del>
    </w:p>
    <w:p w14:paraId="03A51A1D" w14:textId="77777777" w:rsidR="00B909E9" w:rsidRDefault="006A07A7" w:rsidP="0029369E">
      <w:pPr>
        <w:numPr>
          <w:ilvl w:val="0"/>
          <w:numId w:val="36"/>
        </w:numPr>
        <w:contextualSpacing/>
        <w:jc w:val="both"/>
        <w:rPr>
          <w:del w:id="937" w:author="Tyler" w:date="2017-11-06T12:57:00Z"/>
        </w:rPr>
      </w:pPr>
      <w:del w:id="938" w:author="Tyler" w:date="2017-11-06T12:57:00Z">
        <w:r>
          <w:delText xml:space="preserve">The SmartWalker’s right wheel shall be active and drive backward when the right-hand </w:delText>
        </w:r>
        <w:r>
          <w:rPr>
            <w:color w:val="FF0000"/>
          </w:rPr>
          <w:delText>&lt;drive input&gt;</w:delText>
        </w:r>
        <w:r>
          <w:delText xml:space="preserve"> is in its backward state</w:delText>
        </w:r>
      </w:del>
    </w:p>
    <w:p w14:paraId="6FE76E6C" w14:textId="77777777" w:rsidR="00B909E9" w:rsidRDefault="006A07A7" w:rsidP="0029369E">
      <w:pPr>
        <w:numPr>
          <w:ilvl w:val="0"/>
          <w:numId w:val="36"/>
        </w:numPr>
        <w:contextualSpacing/>
        <w:jc w:val="both"/>
        <w:rPr>
          <w:del w:id="939" w:author="Tyler" w:date="2017-11-06T12:57:00Z"/>
        </w:rPr>
      </w:pPr>
      <w:del w:id="940" w:author="Tyler" w:date="2017-11-06T12:57:00Z">
        <w:r>
          <w:delText xml:space="preserve">The SmartWalker’s linear speed shall be proportionally related to the deflection of the drive input that controls it </w:delText>
        </w:r>
      </w:del>
    </w:p>
    <w:p w14:paraId="1C8425AA" w14:textId="77777777" w:rsidR="00B909E9" w:rsidRDefault="006A07A7" w:rsidP="0029369E">
      <w:pPr>
        <w:numPr>
          <w:ilvl w:val="0"/>
          <w:numId w:val="36"/>
        </w:numPr>
        <w:contextualSpacing/>
        <w:jc w:val="both"/>
        <w:rPr>
          <w:del w:id="941" w:author="Tyler" w:date="2017-11-06T12:57:00Z"/>
        </w:rPr>
      </w:pPr>
      <w:del w:id="942" w:author="Tyler" w:date="2017-11-06T12:57:00Z">
        <w:r>
          <w:delText xml:space="preserve">The SmartWalker’s </w:delText>
        </w:r>
        <w:r>
          <w:rPr>
            <w:color w:val="FF0000"/>
          </w:rPr>
          <w:delText>&lt;drive inputs&gt;</w:delText>
        </w:r>
        <w:r>
          <w:delText xml:space="preserve"> shall not drive the motors if there is no power drawn from the onboard battery</w:delText>
        </w:r>
      </w:del>
    </w:p>
    <w:p w14:paraId="277C119F" w14:textId="14A5AB20" w:rsidR="00763648" w:rsidRDefault="00A74F1D">
      <w:pPr>
        <w:numPr>
          <w:ilvl w:val="0"/>
          <w:numId w:val="17"/>
        </w:numPr>
        <w:contextualSpacing/>
        <w:jc w:val="both"/>
        <w:pPrChange w:id="943" w:author="Tyler" w:date="2017-11-06T12:57:00Z">
          <w:pPr>
            <w:numPr>
              <w:numId w:val="36"/>
            </w:numPr>
            <w:ind w:left="720" w:hanging="360"/>
            <w:contextualSpacing/>
            <w:jc w:val="both"/>
          </w:pPr>
        </w:pPrChange>
      </w:pPr>
      <w:r>
        <w:t xml:space="preserve">The SmartWalker shall </w:t>
      </w:r>
      <w:del w:id="944" w:author="Tyler" w:date="2017-11-06T12:57:00Z">
        <w:r w:rsidR="006A07A7">
          <w:delText>have its brakes unapplied by default</w:delText>
        </w:r>
      </w:del>
      <w:ins w:id="945" w:author="Tyler" w:date="2017-11-06T12:57:00Z">
        <w:r>
          <w:t>avoid falling due to changes in its environment.</w:t>
        </w:r>
      </w:ins>
    </w:p>
    <w:p w14:paraId="5DBCDA4D" w14:textId="23C33B2E" w:rsidR="00763648" w:rsidRDefault="006A07A7">
      <w:pPr>
        <w:pStyle w:val="Heading3"/>
        <w:jc w:val="both"/>
        <w:pPrChange w:id="946" w:author="Tyler" w:date="2017-11-06T12:57:00Z">
          <w:pPr>
            <w:numPr>
              <w:numId w:val="36"/>
            </w:numPr>
            <w:ind w:left="720" w:hanging="360"/>
            <w:contextualSpacing/>
            <w:jc w:val="both"/>
          </w:pPr>
        </w:pPrChange>
      </w:pPr>
      <w:bookmarkStart w:id="947" w:name="_Toc497734548"/>
      <w:del w:id="948" w:author="Tyler" w:date="2017-11-06T12:57:00Z">
        <w:r>
          <w:delText>The</w:delText>
        </w:r>
      </w:del>
      <w:ins w:id="949" w:author="Tyler" w:date="2017-11-06T12:57:00Z">
        <w:r w:rsidR="00A74F1D">
          <w:t>3.1.2</w:t>
        </w:r>
      </w:ins>
      <w:r w:rsidR="00A74F1D">
        <w:t xml:space="preserve"> SmartWalker </w:t>
      </w:r>
      <w:del w:id="950" w:author="Tyler" w:date="2017-11-06T12:57:00Z">
        <w:r>
          <w:delText>shall decelerate and stop when the brakes are applied</w:delText>
        </w:r>
      </w:del>
      <w:ins w:id="951" w:author="Tyler" w:date="2017-11-06T12:57:00Z">
        <w:r w:rsidR="00A74F1D">
          <w:t>- Manual Mode</w:t>
        </w:r>
      </w:ins>
      <w:bookmarkEnd w:id="947"/>
    </w:p>
    <w:p w14:paraId="310F9823" w14:textId="13C215A7" w:rsidR="00763648" w:rsidRDefault="00A74F1D">
      <w:pPr>
        <w:numPr>
          <w:ilvl w:val="0"/>
          <w:numId w:val="9"/>
        </w:numPr>
        <w:spacing w:after="0"/>
        <w:contextualSpacing/>
        <w:jc w:val="both"/>
        <w:pPrChange w:id="952" w:author="Tyler" w:date="2017-11-06T12:57:00Z">
          <w:pPr>
            <w:numPr>
              <w:numId w:val="36"/>
            </w:numPr>
            <w:ind w:left="720" w:hanging="360"/>
            <w:contextualSpacing/>
            <w:jc w:val="both"/>
          </w:pPr>
        </w:pPrChange>
      </w:pPr>
      <w:r>
        <w:t>The SmartWalker shall allow its wheels to roll freely when the e-brake is in the released position</w:t>
      </w:r>
      <w:del w:id="953" w:author="Tyler" w:date="2017-11-06T12:57:00Z">
        <w:r w:rsidR="006A07A7">
          <w:delText xml:space="preserve"> </w:delText>
        </w:r>
      </w:del>
      <w:ins w:id="954" w:author="Tyler" w:date="2017-11-06T12:57:00Z">
        <w:r>
          <w:t>.</w:t>
        </w:r>
      </w:ins>
    </w:p>
    <w:p w14:paraId="3E4C3A3A" w14:textId="17C55527" w:rsidR="00763648" w:rsidRDefault="00A74F1D">
      <w:pPr>
        <w:numPr>
          <w:ilvl w:val="0"/>
          <w:numId w:val="9"/>
        </w:numPr>
        <w:spacing w:after="0"/>
        <w:contextualSpacing/>
        <w:jc w:val="both"/>
        <w:pPrChange w:id="955" w:author="Tyler" w:date="2017-11-06T12:57:00Z">
          <w:pPr>
            <w:numPr>
              <w:numId w:val="36"/>
            </w:numPr>
            <w:ind w:left="720" w:hanging="360"/>
            <w:contextualSpacing/>
            <w:jc w:val="both"/>
          </w:pPr>
        </w:pPrChange>
      </w:pPr>
      <w:r>
        <w:t xml:space="preserve">The SmartWalker shall lock its wheels in place when the e-brake is </w:t>
      </w:r>
      <w:del w:id="956" w:author="Tyler" w:date="2017-11-06T12:57:00Z">
        <w:r w:rsidR="006A07A7">
          <w:delText>in the unreleased position</w:delText>
        </w:r>
      </w:del>
      <w:ins w:id="957" w:author="Tyler" w:date="2017-11-06T12:57:00Z">
        <w:r>
          <w:t>applied.</w:t>
        </w:r>
      </w:ins>
    </w:p>
    <w:p w14:paraId="08607677" w14:textId="77777777" w:rsidR="00B909E9" w:rsidRDefault="006A07A7" w:rsidP="0029369E">
      <w:pPr>
        <w:numPr>
          <w:ilvl w:val="0"/>
          <w:numId w:val="36"/>
        </w:numPr>
        <w:contextualSpacing/>
        <w:jc w:val="both"/>
        <w:rPr>
          <w:del w:id="958" w:author="Tyler" w:date="2017-11-06T12:57:00Z"/>
        </w:rPr>
      </w:pPr>
      <w:bookmarkStart w:id="959" w:name="_Ref497733496"/>
      <w:bookmarkStart w:id="960" w:name="_Toc497734549"/>
      <w:del w:id="961" w:author="Tyler" w:date="2017-11-06T12:57:00Z">
        <w:r>
          <w:delText>The SmartWalker shall detect the angle of the floor/ground beneath it</w:delText>
        </w:r>
      </w:del>
    </w:p>
    <w:p w14:paraId="77AD56AB" w14:textId="77777777" w:rsidR="00B909E9" w:rsidRDefault="006A07A7" w:rsidP="0029369E">
      <w:pPr>
        <w:numPr>
          <w:ilvl w:val="0"/>
          <w:numId w:val="36"/>
        </w:numPr>
        <w:contextualSpacing/>
        <w:jc w:val="both"/>
        <w:rPr>
          <w:del w:id="962" w:author="Tyler" w:date="2017-11-06T12:57:00Z"/>
        </w:rPr>
      </w:pPr>
      <w:del w:id="963" w:author="Tyler" w:date="2017-11-06T12:57:00Z">
        <w:r>
          <w:delText>The SmartWalker will detect a rapid change in elevation in its path</w:delText>
        </w:r>
      </w:del>
    </w:p>
    <w:p w14:paraId="0D628FCD" w14:textId="4FE2DB1A" w:rsidR="00763648" w:rsidRDefault="00A74F1D">
      <w:pPr>
        <w:pStyle w:val="Heading3"/>
        <w:jc w:val="both"/>
      </w:pPr>
      <w:bookmarkStart w:id="964" w:name="_Toc497314633"/>
      <w:r>
        <w:t xml:space="preserve">3.1.3 Phone </w:t>
      </w:r>
      <w:del w:id="965" w:author="Tyler" w:date="2017-11-06T12:57:00Z">
        <w:r w:rsidR="006A07A7" w:rsidRPr="001B6DFE">
          <w:delText>App</w:delText>
        </w:r>
      </w:del>
      <w:bookmarkEnd w:id="964"/>
      <w:ins w:id="966" w:author="Tyler" w:date="2017-11-06T12:57:00Z">
        <w:r>
          <w:t>Application</w:t>
        </w:r>
      </w:ins>
      <w:bookmarkEnd w:id="959"/>
      <w:bookmarkEnd w:id="960"/>
    </w:p>
    <w:p w14:paraId="19335EF3" w14:textId="77777777" w:rsidR="00763648" w:rsidRDefault="00A74F1D">
      <w:pPr>
        <w:numPr>
          <w:ilvl w:val="0"/>
          <w:numId w:val="5"/>
        </w:numPr>
        <w:spacing w:after="0"/>
        <w:contextualSpacing/>
        <w:jc w:val="both"/>
        <w:pPrChange w:id="967" w:author="Tyler" w:date="2017-11-06T12:57:00Z">
          <w:pPr>
            <w:numPr>
              <w:numId w:val="36"/>
            </w:numPr>
            <w:ind w:left="720" w:hanging="360"/>
            <w:contextualSpacing/>
            <w:jc w:val="both"/>
          </w:pPr>
        </w:pPrChange>
      </w:pPr>
      <w:r>
        <w:t>The phone application shall receive the SmartWalker’s orientation</w:t>
      </w:r>
      <w:ins w:id="968" w:author="Tyler" w:date="2017-11-06T12:57:00Z">
        <w:r>
          <w:t>.</w:t>
        </w:r>
      </w:ins>
    </w:p>
    <w:p w14:paraId="62CE61F3" w14:textId="4CFC4D62" w:rsidR="00763648" w:rsidRDefault="00A74F1D">
      <w:pPr>
        <w:numPr>
          <w:ilvl w:val="0"/>
          <w:numId w:val="5"/>
        </w:numPr>
        <w:spacing w:after="0"/>
        <w:contextualSpacing/>
        <w:jc w:val="both"/>
        <w:pPrChange w:id="969" w:author="Tyler" w:date="2017-11-06T12:57:00Z">
          <w:pPr>
            <w:numPr>
              <w:numId w:val="36"/>
            </w:numPr>
            <w:ind w:left="720" w:hanging="360"/>
            <w:contextualSpacing/>
            <w:jc w:val="both"/>
          </w:pPr>
        </w:pPrChange>
      </w:pPr>
      <w:r>
        <w:t xml:space="preserve">The </w:t>
      </w:r>
      <w:del w:id="970" w:author="Tyler" w:date="2017-11-06T12:57:00Z">
        <w:r w:rsidR="006A07A7">
          <w:delText>phone</w:delText>
        </w:r>
      </w:del>
      <w:ins w:id="971" w:author="Tyler" w:date="2017-11-06T12:57:00Z">
        <w:r>
          <w:t>Phone</w:t>
        </w:r>
      </w:ins>
      <w:r>
        <w:t xml:space="preserve"> application shall receive the SmartWalker’s</w:t>
      </w:r>
      <w:r>
        <w:rPr>
          <w:b/>
        </w:rPr>
        <w:t xml:space="preserve"> </w:t>
      </w:r>
      <w:r>
        <w:t>location</w:t>
      </w:r>
      <w:ins w:id="972" w:author="Tyler" w:date="2017-11-06T12:57:00Z">
        <w:r>
          <w:t>.</w:t>
        </w:r>
      </w:ins>
    </w:p>
    <w:p w14:paraId="229080AB" w14:textId="77777777" w:rsidR="00763648" w:rsidRDefault="00A74F1D">
      <w:pPr>
        <w:numPr>
          <w:ilvl w:val="0"/>
          <w:numId w:val="5"/>
        </w:numPr>
        <w:spacing w:after="0"/>
        <w:contextualSpacing/>
        <w:jc w:val="both"/>
        <w:pPrChange w:id="973" w:author="Tyler" w:date="2017-11-06T12:57:00Z">
          <w:pPr>
            <w:numPr>
              <w:numId w:val="36"/>
            </w:numPr>
            <w:ind w:left="720" w:hanging="360"/>
            <w:contextualSpacing/>
            <w:jc w:val="both"/>
          </w:pPr>
        </w:pPrChange>
      </w:pPr>
      <w:r>
        <w:t>The Phone application shall receive the SmartWalker’s desired location</w:t>
      </w:r>
      <w:ins w:id="974" w:author="Tyler" w:date="2017-11-06T12:57:00Z">
        <w:r>
          <w:t>.</w:t>
        </w:r>
      </w:ins>
    </w:p>
    <w:p w14:paraId="1CA4EE59" w14:textId="77777777" w:rsidR="00763648" w:rsidRDefault="00A74F1D">
      <w:pPr>
        <w:numPr>
          <w:ilvl w:val="0"/>
          <w:numId w:val="5"/>
        </w:numPr>
        <w:spacing w:after="0"/>
        <w:contextualSpacing/>
        <w:jc w:val="both"/>
        <w:pPrChange w:id="975" w:author="Tyler" w:date="2017-11-06T12:57:00Z">
          <w:pPr>
            <w:numPr>
              <w:numId w:val="36"/>
            </w:numPr>
            <w:ind w:left="720" w:hanging="360"/>
            <w:contextualSpacing/>
            <w:jc w:val="both"/>
          </w:pPr>
        </w:pPrChange>
      </w:pPr>
      <w:r>
        <w:t>The Phone application shall receive the battery’s reliability</w:t>
      </w:r>
      <w:ins w:id="976" w:author="Tyler" w:date="2017-11-06T12:57:00Z">
        <w:r>
          <w:t>.</w:t>
        </w:r>
      </w:ins>
    </w:p>
    <w:p w14:paraId="7E589815" w14:textId="77777777" w:rsidR="00763648" w:rsidRDefault="00A74F1D">
      <w:pPr>
        <w:numPr>
          <w:ilvl w:val="0"/>
          <w:numId w:val="5"/>
        </w:numPr>
        <w:spacing w:after="0"/>
        <w:contextualSpacing/>
        <w:jc w:val="both"/>
        <w:pPrChange w:id="977" w:author="Tyler" w:date="2017-11-06T12:57:00Z">
          <w:pPr>
            <w:numPr>
              <w:numId w:val="36"/>
            </w:numPr>
            <w:ind w:left="720" w:hanging="360"/>
            <w:contextualSpacing/>
            <w:jc w:val="both"/>
          </w:pPr>
        </w:pPrChange>
      </w:pPr>
      <w:r>
        <w:t>The Phone application shall receive the battery’s level</w:t>
      </w:r>
      <w:ins w:id="978" w:author="Tyler" w:date="2017-11-06T12:57:00Z">
        <w:r>
          <w:t>.</w:t>
        </w:r>
      </w:ins>
    </w:p>
    <w:p w14:paraId="27CF4FF9" w14:textId="77777777" w:rsidR="00763648" w:rsidRDefault="00A74F1D">
      <w:pPr>
        <w:numPr>
          <w:ilvl w:val="0"/>
          <w:numId w:val="5"/>
        </w:numPr>
        <w:spacing w:after="0"/>
        <w:contextualSpacing/>
        <w:jc w:val="both"/>
        <w:pPrChange w:id="979" w:author="Tyler" w:date="2017-11-06T12:57:00Z">
          <w:pPr>
            <w:numPr>
              <w:numId w:val="36"/>
            </w:numPr>
            <w:ind w:left="720" w:hanging="360"/>
            <w:contextualSpacing/>
            <w:jc w:val="both"/>
          </w:pPr>
        </w:pPrChange>
      </w:pPr>
      <w:r>
        <w:t>The phone application shall communicate the user’s location to the SmartWalker</w:t>
      </w:r>
      <w:ins w:id="980" w:author="Tyler" w:date="2017-11-06T12:57:00Z">
        <w:r>
          <w:t>.</w:t>
        </w:r>
      </w:ins>
    </w:p>
    <w:p w14:paraId="573BBE20" w14:textId="77777777" w:rsidR="00763648" w:rsidRDefault="00A74F1D">
      <w:pPr>
        <w:numPr>
          <w:ilvl w:val="0"/>
          <w:numId w:val="5"/>
        </w:numPr>
        <w:spacing w:after="0"/>
        <w:contextualSpacing/>
        <w:jc w:val="both"/>
        <w:pPrChange w:id="981" w:author="Tyler" w:date="2017-11-06T12:57:00Z">
          <w:pPr>
            <w:numPr>
              <w:numId w:val="36"/>
            </w:numPr>
            <w:ind w:left="720" w:hanging="360"/>
            <w:contextualSpacing/>
            <w:jc w:val="both"/>
          </w:pPr>
        </w:pPrChange>
      </w:pPr>
      <w:r>
        <w:t>The phone application shall communicate the desired location to the SmartWalker</w:t>
      </w:r>
      <w:ins w:id="982" w:author="Tyler" w:date="2017-11-06T12:57:00Z">
        <w:r>
          <w:t>.</w:t>
        </w:r>
      </w:ins>
    </w:p>
    <w:p w14:paraId="29F9B415" w14:textId="063199BF" w:rsidR="00763648" w:rsidRDefault="00A74F1D">
      <w:pPr>
        <w:numPr>
          <w:ilvl w:val="0"/>
          <w:numId w:val="5"/>
        </w:numPr>
        <w:spacing w:after="0"/>
        <w:contextualSpacing/>
        <w:jc w:val="both"/>
        <w:pPrChange w:id="983" w:author="Tyler" w:date="2017-11-06T12:57:00Z">
          <w:pPr>
            <w:numPr>
              <w:numId w:val="36"/>
            </w:numPr>
            <w:ind w:left="720" w:hanging="360"/>
            <w:contextualSpacing/>
            <w:jc w:val="both"/>
          </w:pPr>
        </w:pPrChange>
      </w:pPr>
      <w:r>
        <w:t xml:space="preserve">The Phone application shall </w:t>
      </w:r>
      <w:del w:id="984" w:author="Tyler" w:date="2017-11-06T12:57:00Z">
        <w:r w:rsidR="006A07A7">
          <w:delText>communicate</w:delText>
        </w:r>
      </w:del>
      <w:ins w:id="985" w:author="Tyler" w:date="2017-11-06T12:57:00Z">
        <w:r>
          <w:t>display</w:t>
        </w:r>
      </w:ins>
      <w:r>
        <w:t xml:space="preserve"> the battery’s reliability</w:t>
      </w:r>
      <w:ins w:id="986" w:author="Tyler" w:date="2017-11-06T12:57:00Z">
        <w:r>
          <w:t>.</w:t>
        </w:r>
      </w:ins>
    </w:p>
    <w:p w14:paraId="6B7E5707" w14:textId="37E3F281" w:rsidR="00763648" w:rsidRDefault="00A74F1D">
      <w:pPr>
        <w:numPr>
          <w:ilvl w:val="0"/>
          <w:numId w:val="5"/>
        </w:numPr>
        <w:contextualSpacing/>
        <w:jc w:val="both"/>
        <w:pPrChange w:id="987" w:author="Tyler" w:date="2017-11-06T12:57:00Z">
          <w:pPr>
            <w:numPr>
              <w:numId w:val="36"/>
            </w:numPr>
            <w:ind w:left="720" w:hanging="360"/>
            <w:contextualSpacing/>
            <w:jc w:val="both"/>
          </w:pPr>
        </w:pPrChange>
      </w:pPr>
      <w:r>
        <w:t xml:space="preserve">The Phone application shall </w:t>
      </w:r>
      <w:del w:id="988" w:author="Tyler" w:date="2017-11-06T12:57:00Z">
        <w:r w:rsidR="006A07A7">
          <w:delText>communicate</w:delText>
        </w:r>
      </w:del>
      <w:ins w:id="989" w:author="Tyler" w:date="2017-11-06T12:57:00Z">
        <w:r>
          <w:t>display</w:t>
        </w:r>
      </w:ins>
      <w:r>
        <w:t xml:space="preserve"> the battery’s level</w:t>
      </w:r>
      <w:ins w:id="990" w:author="Tyler" w:date="2017-11-06T12:57:00Z">
        <w:r>
          <w:t>.</w:t>
        </w:r>
      </w:ins>
    </w:p>
    <w:p w14:paraId="68DD99BB" w14:textId="77777777" w:rsidR="00763648" w:rsidRDefault="00A74F1D">
      <w:pPr>
        <w:numPr>
          <w:ilvl w:val="0"/>
          <w:numId w:val="5"/>
        </w:numPr>
        <w:contextualSpacing/>
        <w:jc w:val="both"/>
        <w:rPr>
          <w:ins w:id="991" w:author="Tyler" w:date="2017-11-06T12:57:00Z"/>
        </w:rPr>
      </w:pPr>
      <w:ins w:id="992" w:author="Tyler" w:date="2017-11-06T12:57:00Z">
        <w:r>
          <w:lastRenderedPageBreak/>
          <w:t>The Phone application shall receive a notification if a request failed.</w:t>
        </w:r>
        <w:r w:rsidR="0086741A">
          <w:fldChar w:fldCharType="begin"/>
        </w:r>
        <w:r w:rsidR="0086741A">
          <w:instrText xml:space="preserve"> REF _Ref497733914 \h </w:instrText>
        </w:r>
        <w:r w:rsidR="0086741A">
          <w:fldChar w:fldCharType="separate"/>
        </w:r>
        <w:r w:rsidR="0086741A" w:rsidRPr="0086741A">
          <w:t xml:space="preserve"> </w:t>
        </w:r>
        <w:r w:rsidR="0086741A" w:rsidRPr="0086741A">
          <w:fldChar w:fldCharType="begin"/>
        </w:r>
        <w:r w:rsidR="0086741A" w:rsidRPr="0086741A">
          <w:instrText xml:space="preserve"> REF _Ref497733914 \h  \* MERGEFORMAT </w:instrText>
        </w:r>
        <w:r w:rsidR="0086741A" w:rsidRPr="0086741A">
          <w:fldChar w:fldCharType="separate"/>
        </w:r>
        <w:r w:rsidR="0086741A" w:rsidRPr="0086741A">
          <w:rPr>
            <w:color w:val="auto"/>
          </w:rPr>
          <w:t>*</w:t>
        </w:r>
        <w:r w:rsidR="0086741A" w:rsidRPr="0086741A">
          <w:fldChar w:fldCharType="end"/>
        </w:r>
        <w:r w:rsidR="0086741A">
          <w:fldChar w:fldCharType="end"/>
        </w:r>
      </w:ins>
    </w:p>
    <w:p w14:paraId="185F943F" w14:textId="77777777" w:rsidR="00763648" w:rsidRDefault="00A74F1D">
      <w:pPr>
        <w:pStyle w:val="Heading3"/>
        <w:jc w:val="both"/>
      </w:pPr>
      <w:bookmarkStart w:id="993" w:name="_Ref497733100"/>
      <w:bookmarkStart w:id="994" w:name="_Toc497734550"/>
      <w:bookmarkStart w:id="995" w:name="_Toc497314634"/>
      <w:r>
        <w:t>3.1.4 Docking Station</w:t>
      </w:r>
      <w:bookmarkEnd w:id="993"/>
      <w:bookmarkEnd w:id="994"/>
      <w:bookmarkEnd w:id="995"/>
    </w:p>
    <w:p w14:paraId="25C6EB49" w14:textId="77777777" w:rsidR="00763648" w:rsidRDefault="00A74F1D">
      <w:pPr>
        <w:numPr>
          <w:ilvl w:val="0"/>
          <w:numId w:val="13"/>
        </w:numPr>
        <w:spacing w:after="0"/>
        <w:contextualSpacing/>
        <w:jc w:val="both"/>
        <w:pPrChange w:id="996" w:author="Tyler" w:date="2017-11-06T12:57:00Z">
          <w:pPr>
            <w:numPr>
              <w:numId w:val="36"/>
            </w:numPr>
            <w:ind w:left="720" w:hanging="360"/>
            <w:contextualSpacing/>
            <w:jc w:val="both"/>
          </w:pPr>
        </w:pPrChange>
      </w:pPr>
      <w:bookmarkStart w:id="997" w:name="_Ref497733244"/>
      <w:r>
        <w:t>The docking station shall charge the on-board SmartWalker battery when it is docked</w:t>
      </w:r>
      <w:ins w:id="998" w:author="Tyler" w:date="2017-11-06T12:57:00Z">
        <w:r>
          <w:t>.</w:t>
        </w:r>
        <w:bookmarkEnd w:id="997"/>
        <w:r w:rsidR="0086741A" w:rsidRPr="0086741A">
          <w:fldChar w:fldCharType="begin"/>
        </w:r>
        <w:r w:rsidR="0086741A" w:rsidRPr="0086741A">
          <w:instrText xml:space="preserve"> REF _Ref497733914 \h  \* MERGEFORMAT </w:instrText>
        </w:r>
        <w:r w:rsidR="0086741A" w:rsidRPr="0086741A">
          <w:fldChar w:fldCharType="separate"/>
        </w:r>
        <w:r w:rsidR="0086741A" w:rsidRPr="0086741A">
          <w:rPr>
            <w:color w:val="auto"/>
          </w:rPr>
          <w:t>*</w:t>
        </w:r>
        <w:r w:rsidR="0086741A" w:rsidRPr="0086741A">
          <w:fldChar w:fldCharType="end"/>
        </w:r>
      </w:ins>
    </w:p>
    <w:p w14:paraId="5B3D2469" w14:textId="77777777" w:rsidR="00763648" w:rsidRDefault="00A74F1D">
      <w:pPr>
        <w:numPr>
          <w:ilvl w:val="0"/>
          <w:numId w:val="13"/>
        </w:numPr>
        <w:contextualSpacing/>
        <w:jc w:val="both"/>
        <w:pPrChange w:id="999" w:author="Tyler" w:date="2017-11-06T12:57:00Z">
          <w:pPr>
            <w:numPr>
              <w:numId w:val="36"/>
            </w:numPr>
            <w:ind w:left="720" w:hanging="360"/>
            <w:contextualSpacing/>
            <w:jc w:val="both"/>
          </w:pPr>
        </w:pPrChange>
      </w:pPr>
      <w:r>
        <w:t>The docking station shall lock in the SmartWalker when it is docked</w:t>
      </w:r>
      <w:ins w:id="1000" w:author="Tyler" w:date="2017-11-06T12:57:00Z">
        <w:r>
          <w:t>.</w:t>
        </w:r>
        <w:r w:rsidR="0086741A">
          <w:fldChar w:fldCharType="begin"/>
        </w:r>
        <w:r w:rsidR="0086741A">
          <w:instrText xml:space="preserve"> REF _Ref497733914 \h </w:instrText>
        </w:r>
        <w:r w:rsidR="0086741A">
          <w:fldChar w:fldCharType="separate"/>
        </w:r>
        <w:r w:rsidR="0086741A" w:rsidRPr="0086741A">
          <w:fldChar w:fldCharType="begin"/>
        </w:r>
        <w:r w:rsidR="0086741A" w:rsidRPr="0086741A">
          <w:instrText xml:space="preserve"> REF _Ref497733914 \h  \* MERGEFORMAT </w:instrText>
        </w:r>
        <w:r w:rsidR="0086741A" w:rsidRPr="0086741A">
          <w:fldChar w:fldCharType="separate"/>
        </w:r>
        <w:r w:rsidR="0086741A" w:rsidRPr="0086741A">
          <w:rPr>
            <w:color w:val="auto"/>
          </w:rPr>
          <w:t>*</w:t>
        </w:r>
        <w:r w:rsidR="0086741A" w:rsidRPr="0086741A">
          <w:fldChar w:fldCharType="end"/>
        </w:r>
        <w:r w:rsidR="0086741A">
          <w:fldChar w:fldCharType="end"/>
        </w:r>
      </w:ins>
    </w:p>
    <w:p w14:paraId="53AAC8A1" w14:textId="77777777" w:rsidR="00763648" w:rsidRDefault="00A74F1D">
      <w:pPr>
        <w:pStyle w:val="Heading3"/>
        <w:jc w:val="both"/>
        <w:rPr>
          <w:ins w:id="1001" w:author="Tyler" w:date="2017-11-06T12:57:00Z"/>
        </w:rPr>
      </w:pPr>
      <w:bookmarkStart w:id="1002" w:name="_7z5c0u4jwxw1" w:colFirst="0" w:colLast="0"/>
      <w:bookmarkStart w:id="1003" w:name="_Toc497734551"/>
      <w:bookmarkStart w:id="1004" w:name="_Toc497314635"/>
      <w:bookmarkEnd w:id="1002"/>
      <w:r>
        <w:t xml:space="preserve">3.1.5 </w:t>
      </w:r>
      <w:ins w:id="1005" w:author="Tyler" w:date="2017-11-06T12:57:00Z">
        <w:r>
          <w:t>Driving and Braking Requirements</w:t>
        </w:r>
        <w:bookmarkEnd w:id="1003"/>
      </w:ins>
    </w:p>
    <w:p w14:paraId="59DFA553" w14:textId="77777777" w:rsidR="00763648" w:rsidRDefault="00A74F1D" w:rsidP="0086741A">
      <w:pPr>
        <w:numPr>
          <w:ilvl w:val="0"/>
          <w:numId w:val="4"/>
        </w:numPr>
        <w:spacing w:after="0"/>
        <w:contextualSpacing/>
        <w:jc w:val="both"/>
        <w:rPr>
          <w:ins w:id="1006" w:author="Tyler" w:date="2017-11-06T12:57:00Z"/>
        </w:rPr>
      </w:pPr>
      <w:ins w:id="1007" w:author="Tyler" w:date="2017-11-06T12:57:00Z">
        <w:r>
          <w:t>The SmartWalker’s left wheel shall be inactive and roll freely when no request has been made.</w:t>
        </w:r>
      </w:ins>
    </w:p>
    <w:p w14:paraId="73D63D03" w14:textId="77777777" w:rsidR="00763648" w:rsidRDefault="00A74F1D" w:rsidP="0086741A">
      <w:pPr>
        <w:numPr>
          <w:ilvl w:val="0"/>
          <w:numId w:val="4"/>
        </w:numPr>
        <w:spacing w:after="0"/>
        <w:contextualSpacing/>
        <w:jc w:val="both"/>
        <w:rPr>
          <w:ins w:id="1008" w:author="Tyler" w:date="2017-11-06T12:57:00Z"/>
        </w:rPr>
      </w:pPr>
      <w:ins w:id="1009" w:author="Tyler" w:date="2017-11-06T12:57:00Z">
        <w:r>
          <w:t>The SmartWalker’s left wheel shall be active and drive forward when a request has been made.</w:t>
        </w:r>
      </w:ins>
    </w:p>
    <w:p w14:paraId="7CEF9073" w14:textId="77777777" w:rsidR="00763648" w:rsidRDefault="00A74F1D" w:rsidP="0086741A">
      <w:pPr>
        <w:numPr>
          <w:ilvl w:val="0"/>
          <w:numId w:val="4"/>
        </w:numPr>
        <w:spacing w:after="0"/>
        <w:contextualSpacing/>
        <w:jc w:val="both"/>
        <w:rPr>
          <w:ins w:id="1010" w:author="Tyler" w:date="2017-11-06T12:57:00Z"/>
        </w:rPr>
      </w:pPr>
      <w:ins w:id="1011" w:author="Tyler" w:date="2017-11-06T12:57:00Z">
        <w:r>
          <w:t>The SmartWalker’s left wheel shall be active and drive backward when a request has been made.</w:t>
        </w:r>
      </w:ins>
    </w:p>
    <w:p w14:paraId="0D858F6E" w14:textId="77777777" w:rsidR="00763648" w:rsidRDefault="00A74F1D" w:rsidP="0086741A">
      <w:pPr>
        <w:numPr>
          <w:ilvl w:val="0"/>
          <w:numId w:val="4"/>
        </w:numPr>
        <w:spacing w:after="0"/>
        <w:contextualSpacing/>
        <w:jc w:val="both"/>
        <w:rPr>
          <w:ins w:id="1012" w:author="Tyler" w:date="2017-11-06T12:57:00Z"/>
        </w:rPr>
      </w:pPr>
      <w:ins w:id="1013" w:author="Tyler" w:date="2017-11-06T12:57:00Z">
        <w:r>
          <w:t>The SmartWalker’s left wheel shall only continue moving if a request is continually made.</w:t>
        </w:r>
      </w:ins>
    </w:p>
    <w:p w14:paraId="57DC27FB" w14:textId="77777777" w:rsidR="00763648" w:rsidRDefault="00A74F1D" w:rsidP="0086741A">
      <w:pPr>
        <w:numPr>
          <w:ilvl w:val="0"/>
          <w:numId w:val="4"/>
        </w:numPr>
        <w:spacing w:after="0"/>
        <w:contextualSpacing/>
        <w:jc w:val="both"/>
        <w:rPr>
          <w:ins w:id="1014" w:author="Tyler" w:date="2017-11-06T12:57:00Z"/>
        </w:rPr>
      </w:pPr>
      <w:ins w:id="1015" w:author="Tyler" w:date="2017-11-06T12:57:00Z">
        <w:r>
          <w:t>The SmartWalker’s right wheel shall be inactive and roll freely when no request has been made.</w:t>
        </w:r>
      </w:ins>
    </w:p>
    <w:p w14:paraId="33F6AACA" w14:textId="77777777" w:rsidR="00763648" w:rsidRDefault="00A74F1D" w:rsidP="0086741A">
      <w:pPr>
        <w:numPr>
          <w:ilvl w:val="0"/>
          <w:numId w:val="4"/>
        </w:numPr>
        <w:spacing w:after="0"/>
        <w:contextualSpacing/>
        <w:jc w:val="both"/>
        <w:rPr>
          <w:ins w:id="1016" w:author="Tyler" w:date="2017-11-06T12:57:00Z"/>
        </w:rPr>
      </w:pPr>
      <w:ins w:id="1017" w:author="Tyler" w:date="2017-11-06T12:57:00Z">
        <w:r>
          <w:t>The SmartWalker’s right wheel shall be active and drive forward when a request has been made.</w:t>
        </w:r>
      </w:ins>
    </w:p>
    <w:p w14:paraId="1902E2B9" w14:textId="77777777" w:rsidR="00763648" w:rsidRDefault="00A74F1D" w:rsidP="0086741A">
      <w:pPr>
        <w:numPr>
          <w:ilvl w:val="0"/>
          <w:numId w:val="4"/>
        </w:numPr>
        <w:spacing w:after="0"/>
        <w:contextualSpacing/>
        <w:jc w:val="both"/>
        <w:rPr>
          <w:ins w:id="1018" w:author="Tyler" w:date="2017-11-06T12:57:00Z"/>
        </w:rPr>
      </w:pPr>
      <w:ins w:id="1019" w:author="Tyler" w:date="2017-11-06T12:57:00Z">
        <w:r>
          <w:t>The SmartWalker’s right wheel shall be active and drive backward when a request has been made.</w:t>
        </w:r>
      </w:ins>
    </w:p>
    <w:p w14:paraId="1EC096CB" w14:textId="77777777" w:rsidR="00763648" w:rsidRDefault="00A74F1D" w:rsidP="0086741A">
      <w:pPr>
        <w:numPr>
          <w:ilvl w:val="0"/>
          <w:numId w:val="4"/>
        </w:numPr>
        <w:spacing w:after="0"/>
        <w:contextualSpacing/>
        <w:jc w:val="both"/>
        <w:rPr>
          <w:ins w:id="1020" w:author="Tyler" w:date="2017-11-06T12:57:00Z"/>
        </w:rPr>
      </w:pPr>
      <w:ins w:id="1021" w:author="Tyler" w:date="2017-11-06T12:57:00Z">
        <w:r>
          <w:t>The SmartWalker’s right wheel shall only continue moving if a request is continually made.</w:t>
        </w:r>
      </w:ins>
    </w:p>
    <w:p w14:paraId="5D65BD71" w14:textId="77777777" w:rsidR="00763648" w:rsidRDefault="00A74F1D" w:rsidP="0086741A">
      <w:pPr>
        <w:numPr>
          <w:ilvl w:val="0"/>
          <w:numId w:val="4"/>
        </w:numPr>
        <w:spacing w:after="0"/>
        <w:contextualSpacing/>
        <w:jc w:val="both"/>
        <w:rPr>
          <w:ins w:id="1022" w:author="Tyler" w:date="2017-11-06T12:57:00Z"/>
        </w:rPr>
      </w:pPr>
      <w:ins w:id="1023" w:author="Tyler" w:date="2017-11-06T12:57:00Z">
        <w:r>
          <w:t>The SmartWalker’s wheel’s linear speeds shall be proportional to the input request.</w:t>
        </w:r>
      </w:ins>
    </w:p>
    <w:p w14:paraId="23216DC5" w14:textId="77777777" w:rsidR="00763648" w:rsidRDefault="00A74F1D" w:rsidP="0086741A">
      <w:pPr>
        <w:numPr>
          <w:ilvl w:val="0"/>
          <w:numId w:val="4"/>
        </w:numPr>
        <w:spacing w:after="0"/>
        <w:contextualSpacing/>
        <w:jc w:val="both"/>
        <w:rPr>
          <w:ins w:id="1024" w:author="Tyler" w:date="2017-11-06T12:57:00Z"/>
        </w:rPr>
      </w:pPr>
      <w:ins w:id="1025" w:author="Tyler" w:date="2017-11-06T12:57:00Z">
        <w:r>
          <w:t>The SmartWalker shall have its brakes released by default.</w:t>
        </w:r>
      </w:ins>
    </w:p>
    <w:p w14:paraId="547CF09D" w14:textId="77777777" w:rsidR="00763648" w:rsidRDefault="00A74F1D" w:rsidP="0086741A">
      <w:pPr>
        <w:numPr>
          <w:ilvl w:val="0"/>
          <w:numId w:val="4"/>
        </w:numPr>
        <w:spacing w:after="0"/>
        <w:contextualSpacing/>
        <w:jc w:val="both"/>
        <w:rPr>
          <w:ins w:id="1026" w:author="Tyler" w:date="2017-11-06T12:57:00Z"/>
        </w:rPr>
      </w:pPr>
      <w:ins w:id="1027" w:author="Tyler" w:date="2017-11-06T12:57:00Z">
        <w:r>
          <w:t>The SmartWalker shall decelerate and an eventual stop when the brakes are requested.</w:t>
        </w:r>
      </w:ins>
    </w:p>
    <w:p w14:paraId="58278CE7" w14:textId="77777777" w:rsidR="00763648" w:rsidRDefault="00A74F1D" w:rsidP="0086741A">
      <w:pPr>
        <w:numPr>
          <w:ilvl w:val="0"/>
          <w:numId w:val="4"/>
        </w:numPr>
        <w:spacing w:after="0" w:line="276" w:lineRule="auto"/>
        <w:contextualSpacing/>
        <w:jc w:val="both"/>
        <w:rPr>
          <w:ins w:id="1028" w:author="Tyler" w:date="2017-11-06T12:57:00Z"/>
        </w:rPr>
      </w:pPr>
      <w:ins w:id="1029" w:author="Tyler" w:date="2017-11-06T12:57:00Z">
        <w:r>
          <w:t xml:space="preserve">The SmartWalker shall come to a complete stop in a safe amount of time when the brakes </w:t>
        </w:r>
        <w:r w:rsidR="00824C3A">
          <w:t>are requested</w:t>
        </w:r>
        <w:r>
          <w:t>.</w:t>
        </w:r>
      </w:ins>
    </w:p>
    <w:p w14:paraId="005559E8" w14:textId="77777777" w:rsidR="00763648" w:rsidRDefault="00A74F1D" w:rsidP="0086741A">
      <w:pPr>
        <w:numPr>
          <w:ilvl w:val="0"/>
          <w:numId w:val="4"/>
        </w:numPr>
        <w:spacing w:after="0" w:line="276" w:lineRule="auto"/>
        <w:contextualSpacing/>
        <w:jc w:val="both"/>
        <w:rPr>
          <w:ins w:id="1030" w:author="Tyler" w:date="2017-11-06T12:57:00Z"/>
        </w:rPr>
      </w:pPr>
      <w:ins w:id="1031" w:author="Tyler" w:date="2017-11-06T12:57:00Z">
        <w:r>
          <w:t xml:space="preserve">The SmartWalker shall not take the walker more than five seconds to begin moving to its destination when requested. </w:t>
        </w:r>
      </w:ins>
    </w:p>
    <w:p w14:paraId="6566C08B" w14:textId="77777777" w:rsidR="00763648" w:rsidRDefault="00763648">
      <w:pPr>
        <w:spacing w:after="0"/>
        <w:jc w:val="both"/>
        <w:rPr>
          <w:ins w:id="1032" w:author="Tyler" w:date="2017-11-06T12:57:00Z"/>
        </w:rPr>
      </w:pPr>
    </w:p>
    <w:p w14:paraId="31F5753B" w14:textId="77777777" w:rsidR="00763648" w:rsidRDefault="00A74F1D">
      <w:pPr>
        <w:pStyle w:val="Heading3"/>
        <w:jc w:val="both"/>
      </w:pPr>
      <w:bookmarkStart w:id="1033" w:name="_Toc497734552"/>
      <w:ins w:id="1034" w:author="Tyler" w:date="2017-11-06T12:57:00Z">
        <w:r>
          <w:t xml:space="preserve">3.1.6 </w:t>
        </w:r>
      </w:ins>
      <w:r>
        <w:t>Other Requirements</w:t>
      </w:r>
      <w:bookmarkEnd w:id="1004"/>
      <w:bookmarkEnd w:id="1033"/>
    </w:p>
    <w:p w14:paraId="309F2D67" w14:textId="3EDB0898" w:rsidR="00763648" w:rsidRDefault="00A74F1D">
      <w:pPr>
        <w:numPr>
          <w:ilvl w:val="0"/>
          <w:numId w:val="22"/>
        </w:numPr>
        <w:spacing w:after="0"/>
        <w:contextualSpacing/>
        <w:jc w:val="both"/>
        <w:pPrChange w:id="1035" w:author="Tyler" w:date="2017-11-06T12:57:00Z">
          <w:pPr>
            <w:numPr>
              <w:numId w:val="36"/>
            </w:numPr>
            <w:ind w:left="720" w:hanging="360"/>
            <w:contextualSpacing/>
            <w:jc w:val="both"/>
          </w:pPr>
        </w:pPrChange>
      </w:pPr>
      <w:r>
        <w:t xml:space="preserve">The SmartWalker shall be defaulted to Manual Mode on </w:t>
      </w:r>
      <w:del w:id="1036" w:author="Tyler" w:date="2017-11-06T12:57:00Z">
        <w:r w:rsidR="006A07A7">
          <w:delText>startup</w:delText>
        </w:r>
      </w:del>
      <w:ins w:id="1037" w:author="Tyler" w:date="2017-11-06T12:57:00Z">
        <w:r w:rsidR="00A10EBE">
          <w:t>start-up</w:t>
        </w:r>
        <w:r>
          <w:t>.</w:t>
        </w:r>
      </w:ins>
    </w:p>
    <w:p w14:paraId="659DA181" w14:textId="77777777" w:rsidR="00763648" w:rsidRDefault="00A74F1D">
      <w:pPr>
        <w:numPr>
          <w:ilvl w:val="0"/>
          <w:numId w:val="22"/>
        </w:numPr>
        <w:spacing w:after="0"/>
        <w:contextualSpacing/>
        <w:jc w:val="both"/>
        <w:pPrChange w:id="1038" w:author="Tyler" w:date="2017-11-06T12:57:00Z">
          <w:pPr>
            <w:numPr>
              <w:numId w:val="36"/>
            </w:numPr>
            <w:ind w:left="720" w:hanging="360"/>
            <w:contextualSpacing/>
            <w:jc w:val="both"/>
          </w:pPr>
        </w:pPrChange>
      </w:pPr>
      <w:r>
        <w:t>The SmartWalker shall switch to Auto Mode when given an Auto Mode request</w:t>
      </w:r>
      <w:ins w:id="1039" w:author="Tyler" w:date="2017-11-06T12:57:00Z">
        <w:r>
          <w:t>.</w:t>
        </w:r>
      </w:ins>
    </w:p>
    <w:p w14:paraId="6B49D0F0" w14:textId="77777777" w:rsidR="00763648" w:rsidRDefault="00A74F1D">
      <w:pPr>
        <w:numPr>
          <w:ilvl w:val="0"/>
          <w:numId w:val="22"/>
        </w:numPr>
        <w:spacing w:after="0"/>
        <w:contextualSpacing/>
        <w:jc w:val="both"/>
        <w:pPrChange w:id="1040" w:author="Tyler" w:date="2017-11-06T12:57:00Z">
          <w:pPr>
            <w:numPr>
              <w:numId w:val="36"/>
            </w:numPr>
            <w:ind w:left="720" w:hanging="360"/>
            <w:contextualSpacing/>
            <w:jc w:val="both"/>
          </w:pPr>
        </w:pPrChange>
      </w:pPr>
      <w:r>
        <w:t>The SmartWalker shall switch back to Manual Mode when the Auto Mode request is completed or failed</w:t>
      </w:r>
      <w:ins w:id="1041" w:author="Tyler" w:date="2017-11-06T12:57:00Z">
        <w:r>
          <w:t>.</w:t>
        </w:r>
      </w:ins>
    </w:p>
    <w:p w14:paraId="09E189CB" w14:textId="4305FBAC" w:rsidR="00763648" w:rsidRDefault="00A74F1D">
      <w:pPr>
        <w:numPr>
          <w:ilvl w:val="0"/>
          <w:numId w:val="22"/>
        </w:numPr>
        <w:spacing w:after="0"/>
        <w:contextualSpacing/>
        <w:jc w:val="both"/>
        <w:rPr>
          <w:ins w:id="1042" w:author="Tyler" w:date="2017-11-06T12:57:00Z"/>
        </w:rPr>
      </w:pPr>
      <w:r>
        <w:t xml:space="preserve">The </w:t>
      </w:r>
      <w:del w:id="1043" w:author="Tyler" w:date="2017-11-06T12:57:00Z">
        <w:r w:rsidR="006A07A7">
          <w:delText>user</w:delText>
        </w:r>
      </w:del>
      <w:ins w:id="1044" w:author="Tyler" w:date="2017-11-06T12:57:00Z">
        <w:r>
          <w:t>SmartWalker</w:t>
        </w:r>
      </w:ins>
      <w:r>
        <w:t xml:space="preserve"> shall turn </w:t>
      </w:r>
      <w:del w:id="1045" w:author="Tyler" w:date="2017-11-06T12:57:00Z">
        <w:r w:rsidR="006A07A7">
          <w:delText xml:space="preserve">the walker </w:delText>
        </w:r>
      </w:del>
      <w:r>
        <w:t xml:space="preserve">on </w:t>
      </w:r>
      <w:del w:id="1046" w:author="Tyler" w:date="2017-11-06T12:57:00Z">
        <w:r w:rsidR="006A07A7">
          <w:delText>or</w:delText>
        </w:r>
      </w:del>
      <w:ins w:id="1047" w:author="Tyler" w:date="2017-11-06T12:57:00Z">
        <w:r>
          <w:t>when requested.</w:t>
        </w:r>
      </w:ins>
    </w:p>
    <w:p w14:paraId="2C6FD4F0" w14:textId="5794C50F" w:rsidR="00763648" w:rsidRDefault="00A74F1D">
      <w:pPr>
        <w:numPr>
          <w:ilvl w:val="0"/>
          <w:numId w:val="22"/>
        </w:numPr>
        <w:spacing w:after="0"/>
        <w:contextualSpacing/>
        <w:jc w:val="both"/>
        <w:pPrChange w:id="1048" w:author="Tyler" w:date="2017-11-06T12:57:00Z">
          <w:pPr>
            <w:numPr>
              <w:numId w:val="36"/>
            </w:numPr>
            <w:ind w:left="720" w:hanging="360"/>
            <w:contextualSpacing/>
            <w:jc w:val="both"/>
          </w:pPr>
        </w:pPrChange>
      </w:pPr>
      <w:ins w:id="1049" w:author="Tyler" w:date="2017-11-06T12:57:00Z">
        <w:r>
          <w:lastRenderedPageBreak/>
          <w:t>The SmartWalker shall turn</w:t>
        </w:r>
      </w:ins>
      <w:r>
        <w:t xml:space="preserve"> off </w:t>
      </w:r>
      <w:del w:id="1050" w:author="Tyler" w:date="2017-11-06T12:57:00Z">
        <w:r w:rsidR="006A07A7">
          <w:delText xml:space="preserve">using a </w:delText>
        </w:r>
        <w:r w:rsidR="006A07A7">
          <w:rPr>
            <w:color w:val="FF0000"/>
          </w:rPr>
          <w:delText>&lt;switch/button&gt;</w:delText>
        </w:r>
      </w:del>
      <w:ins w:id="1051" w:author="Tyler" w:date="2017-11-06T12:57:00Z">
        <w:r>
          <w:t>when requested.</w:t>
        </w:r>
      </w:ins>
    </w:p>
    <w:p w14:paraId="5948CAC3" w14:textId="77777777" w:rsidR="00763648" w:rsidRDefault="00A74F1D">
      <w:pPr>
        <w:numPr>
          <w:ilvl w:val="0"/>
          <w:numId w:val="22"/>
        </w:numPr>
        <w:spacing w:after="0"/>
        <w:contextualSpacing/>
        <w:jc w:val="both"/>
        <w:pPrChange w:id="1052" w:author="Tyler" w:date="2017-11-06T12:57:00Z">
          <w:pPr>
            <w:numPr>
              <w:numId w:val="36"/>
            </w:numPr>
            <w:ind w:left="720" w:hanging="360"/>
            <w:contextualSpacing/>
            <w:jc w:val="both"/>
          </w:pPr>
        </w:pPrChange>
      </w:pPr>
      <w:r>
        <w:t>The SmartWalker shall function as standard non-electric walker there is no power drawn from the onboard battery, or power is disabled</w:t>
      </w:r>
      <w:ins w:id="1053" w:author="Tyler" w:date="2017-11-06T12:57:00Z">
        <w:r>
          <w:t>.</w:t>
        </w:r>
      </w:ins>
    </w:p>
    <w:p w14:paraId="589770EE" w14:textId="77777777" w:rsidR="00763648" w:rsidRDefault="00A74F1D">
      <w:pPr>
        <w:numPr>
          <w:ilvl w:val="0"/>
          <w:numId w:val="22"/>
        </w:numPr>
        <w:spacing w:after="0" w:line="276" w:lineRule="auto"/>
        <w:contextualSpacing/>
        <w:jc w:val="both"/>
        <w:rPr>
          <w:ins w:id="1054" w:author="Tyler" w:date="2017-11-06T12:57:00Z"/>
        </w:rPr>
      </w:pPr>
      <w:ins w:id="1055" w:author="Tyler" w:date="2017-11-06T12:57:00Z">
        <w:r>
          <w:t>The SmartWalker’s digital UI shall not take more than one second to respond to user input.</w:t>
        </w:r>
      </w:ins>
    </w:p>
    <w:p w14:paraId="44D44F59" w14:textId="77777777" w:rsidR="00763648" w:rsidRDefault="00A74F1D">
      <w:pPr>
        <w:pStyle w:val="Heading2"/>
        <w:jc w:val="both"/>
      </w:pPr>
      <w:bookmarkStart w:id="1056" w:name="_3o7alnk" w:colFirst="0" w:colLast="0"/>
      <w:bookmarkStart w:id="1057" w:name="_sj8bm6i22dxh" w:colFirst="0" w:colLast="0"/>
      <w:bookmarkStart w:id="1058" w:name="_uuecnql1j2q7" w:colFirst="0" w:colLast="0"/>
      <w:bookmarkEnd w:id="1056"/>
      <w:bookmarkEnd w:id="1057"/>
      <w:bookmarkEnd w:id="1058"/>
      <w:ins w:id="1059" w:author="Tyler" w:date="2017-11-06T12:57:00Z">
        <w:r>
          <w:br w:type="page"/>
        </w:r>
      </w:ins>
      <w:bookmarkStart w:id="1060" w:name="_o96g2dqzbdvy"/>
      <w:bookmarkEnd w:id="1060"/>
    </w:p>
    <w:p w14:paraId="1FF4F0F6" w14:textId="77777777" w:rsidR="00763648" w:rsidRDefault="00A74F1D">
      <w:pPr>
        <w:pStyle w:val="Heading2"/>
        <w:jc w:val="both"/>
      </w:pPr>
      <w:bookmarkStart w:id="1061" w:name="_Toc497734553"/>
      <w:bookmarkStart w:id="1062" w:name="_3vocn5anvkt4"/>
      <w:bookmarkStart w:id="1063" w:name="_Toc497314636"/>
      <w:bookmarkEnd w:id="1062"/>
      <w:r>
        <w:lastRenderedPageBreak/>
        <w:t>3.2 Non-Functional Requirements</w:t>
      </w:r>
      <w:bookmarkEnd w:id="1061"/>
      <w:bookmarkEnd w:id="1063"/>
    </w:p>
    <w:p w14:paraId="12CCC8DD" w14:textId="77777777" w:rsidR="00763648" w:rsidRDefault="00763648">
      <w:pPr>
        <w:jc w:val="both"/>
      </w:pPr>
    </w:p>
    <w:p w14:paraId="5542824D" w14:textId="77777777" w:rsidR="00763648" w:rsidRDefault="00A74F1D" w:rsidP="00EA7949">
      <w:pPr>
        <w:pStyle w:val="Heading3"/>
        <w:rPr>
          <w:rPrChange w:id="1064" w:author="Tyler" w:date="2017-11-06T12:57:00Z">
            <w:rPr>
              <w:b/>
              <w:sz w:val="28"/>
            </w:rPr>
          </w:rPrChange>
        </w:rPr>
        <w:pPrChange w:id="1065" w:author="Tyler" w:date="2017-11-06T12:57:00Z">
          <w:pPr>
            <w:spacing w:after="0" w:line="276" w:lineRule="auto"/>
            <w:jc w:val="both"/>
          </w:pPr>
        </w:pPrChange>
      </w:pPr>
      <w:bookmarkStart w:id="1066" w:name="_Toc497734554"/>
      <w:r>
        <w:rPr>
          <w:rPrChange w:id="1067" w:author="Tyler" w:date="2017-11-06T12:57:00Z">
            <w:rPr>
              <w:b/>
              <w:sz w:val="28"/>
            </w:rPr>
          </w:rPrChange>
        </w:rPr>
        <w:t>3.2.1 Look and Feel Requirements</w:t>
      </w:r>
      <w:bookmarkEnd w:id="1066"/>
    </w:p>
    <w:p w14:paraId="738DB0C4" w14:textId="77777777" w:rsidR="00763648" w:rsidRDefault="00A74F1D">
      <w:pPr>
        <w:numPr>
          <w:ilvl w:val="0"/>
          <w:numId w:val="2"/>
        </w:numPr>
        <w:spacing w:after="0" w:line="276" w:lineRule="auto"/>
        <w:contextualSpacing/>
        <w:jc w:val="both"/>
        <w:pPrChange w:id="1068" w:author="Tyler" w:date="2017-11-06T12:57:00Z">
          <w:pPr>
            <w:numPr>
              <w:numId w:val="38"/>
            </w:numPr>
            <w:spacing w:after="0" w:line="276" w:lineRule="auto"/>
            <w:ind w:left="720" w:hanging="360"/>
            <w:contextualSpacing/>
            <w:jc w:val="both"/>
          </w:pPr>
        </w:pPrChange>
      </w:pPr>
      <w:r>
        <w:t>The walker shall look as close to a standard walker as possible</w:t>
      </w:r>
      <w:ins w:id="1069" w:author="Tyler" w:date="2017-11-06T12:57:00Z">
        <w:r>
          <w:t xml:space="preserve"> to not draw potentially unwanted attention to the user.</w:t>
        </w:r>
      </w:ins>
    </w:p>
    <w:p w14:paraId="1DC34584" w14:textId="77777777" w:rsidR="00763648" w:rsidRDefault="00A74F1D">
      <w:pPr>
        <w:numPr>
          <w:ilvl w:val="0"/>
          <w:numId w:val="2"/>
        </w:numPr>
        <w:spacing w:after="0" w:line="276" w:lineRule="auto"/>
        <w:contextualSpacing/>
        <w:jc w:val="both"/>
        <w:pPrChange w:id="1070" w:author="Tyler" w:date="2017-11-06T12:57:00Z">
          <w:pPr>
            <w:numPr>
              <w:numId w:val="38"/>
            </w:numPr>
            <w:spacing w:after="0" w:line="276" w:lineRule="auto"/>
            <w:ind w:left="720" w:hanging="360"/>
            <w:contextualSpacing/>
            <w:jc w:val="both"/>
          </w:pPr>
        </w:pPrChange>
      </w:pPr>
      <w:r>
        <w:t>All functional components (electronics, motors) shall be enclosed and hidden from view</w:t>
      </w:r>
      <w:ins w:id="1071" w:author="Tyler" w:date="2017-11-06T12:57:00Z">
        <w:r>
          <w:t xml:space="preserve"> to improve the aesthetics of the walker.</w:t>
        </w:r>
      </w:ins>
    </w:p>
    <w:p w14:paraId="0158A68C" w14:textId="77777777" w:rsidR="00DE0521" w:rsidRDefault="00DE0521" w:rsidP="0029369E">
      <w:pPr>
        <w:spacing w:after="0" w:line="276" w:lineRule="auto"/>
        <w:contextualSpacing/>
        <w:jc w:val="both"/>
        <w:rPr>
          <w:del w:id="1072" w:author="Tyler" w:date="2017-11-06T12:57:00Z"/>
        </w:rPr>
      </w:pPr>
      <w:bookmarkStart w:id="1073" w:name="_Ref497733548"/>
      <w:bookmarkStart w:id="1074" w:name="_Toc497734555"/>
    </w:p>
    <w:p w14:paraId="674EAB99" w14:textId="77777777" w:rsidR="00763648" w:rsidRDefault="00A74F1D" w:rsidP="00EA7949">
      <w:pPr>
        <w:pStyle w:val="Heading3"/>
        <w:rPr>
          <w:rPrChange w:id="1075" w:author="Tyler" w:date="2017-11-06T12:57:00Z">
            <w:rPr>
              <w:b/>
              <w:sz w:val="28"/>
            </w:rPr>
          </w:rPrChange>
        </w:rPr>
        <w:pPrChange w:id="1076" w:author="Tyler" w:date="2017-11-06T12:57:00Z">
          <w:pPr>
            <w:spacing w:after="0" w:line="276" w:lineRule="auto"/>
            <w:jc w:val="both"/>
          </w:pPr>
        </w:pPrChange>
      </w:pPr>
      <w:r>
        <w:rPr>
          <w:rPrChange w:id="1077" w:author="Tyler" w:date="2017-11-06T12:57:00Z">
            <w:rPr>
              <w:b/>
              <w:sz w:val="28"/>
            </w:rPr>
          </w:rPrChange>
        </w:rPr>
        <w:t>3.2.2 Usability requirements</w:t>
      </w:r>
      <w:bookmarkEnd w:id="1073"/>
      <w:bookmarkEnd w:id="1074"/>
    </w:p>
    <w:p w14:paraId="5019F3D5" w14:textId="77777777" w:rsidR="00763648" w:rsidRDefault="00A74F1D">
      <w:pPr>
        <w:numPr>
          <w:ilvl w:val="0"/>
          <w:numId w:val="19"/>
        </w:numPr>
        <w:spacing w:after="0" w:line="276" w:lineRule="auto"/>
        <w:contextualSpacing/>
        <w:jc w:val="both"/>
        <w:pPrChange w:id="1078" w:author="Tyler" w:date="2017-11-06T12:57:00Z">
          <w:pPr>
            <w:numPr>
              <w:numId w:val="38"/>
            </w:numPr>
            <w:spacing w:after="0" w:line="276" w:lineRule="auto"/>
            <w:ind w:left="720" w:hanging="360"/>
            <w:contextualSpacing/>
            <w:jc w:val="both"/>
          </w:pPr>
        </w:pPrChange>
      </w:pPr>
      <w:r>
        <w:t>Braking</w:t>
      </w:r>
      <w:ins w:id="1079" w:author="Tyler" w:date="2017-11-06T12:57:00Z">
        <w:r>
          <w:t xml:space="preserve"> the walker</w:t>
        </w:r>
      </w:ins>
      <w:r>
        <w:t xml:space="preserve"> shall be possible for those with physical ailments that limit the functionality and dexterity of their hands</w:t>
      </w:r>
      <w:ins w:id="1080" w:author="Tyler" w:date="2017-11-06T12:57:00Z">
        <w:r>
          <w:t>.</w:t>
        </w:r>
      </w:ins>
    </w:p>
    <w:p w14:paraId="0EAC17C3" w14:textId="4FA03471" w:rsidR="00763648" w:rsidRDefault="00A74F1D">
      <w:pPr>
        <w:numPr>
          <w:ilvl w:val="0"/>
          <w:numId w:val="19"/>
        </w:numPr>
        <w:spacing w:after="0" w:line="276" w:lineRule="auto"/>
        <w:contextualSpacing/>
        <w:jc w:val="both"/>
        <w:pPrChange w:id="1081" w:author="Tyler" w:date="2017-11-06T12:57:00Z">
          <w:pPr>
            <w:numPr>
              <w:numId w:val="38"/>
            </w:numPr>
            <w:spacing w:after="0" w:line="276" w:lineRule="auto"/>
            <w:ind w:left="720" w:hanging="360"/>
            <w:contextualSpacing/>
            <w:jc w:val="both"/>
          </w:pPr>
        </w:pPrChange>
      </w:pPr>
      <w:r>
        <w:t xml:space="preserve">The walker shall be </w:t>
      </w:r>
      <w:del w:id="1082" w:author="Tyler" w:date="2017-11-06T12:57:00Z">
        <w:r w:rsidR="006A07A7">
          <w:delText>easily</w:delText>
        </w:r>
      </w:del>
      <w:ins w:id="1083" w:author="Tyler" w:date="2017-11-06T12:57:00Z">
        <w:r>
          <w:t>easy to</w:t>
        </w:r>
      </w:ins>
      <w:r>
        <w:t xml:space="preserve"> autonomously </w:t>
      </w:r>
      <w:del w:id="1084" w:author="Tyler" w:date="2017-11-06T12:57:00Z">
        <w:r w:rsidR="006A07A7">
          <w:delText>summoned</w:delText>
        </w:r>
      </w:del>
      <w:ins w:id="1085" w:author="Tyler" w:date="2017-11-06T12:57:00Z">
        <w:r>
          <w:t>summon</w:t>
        </w:r>
      </w:ins>
      <w:r>
        <w:t xml:space="preserve"> by users with physical ailments that limit the functionality and dexterity of their hands</w:t>
      </w:r>
      <w:ins w:id="1086" w:author="Tyler" w:date="2017-11-06T12:57:00Z">
        <w:r>
          <w:t>.</w:t>
        </w:r>
      </w:ins>
    </w:p>
    <w:p w14:paraId="7B183E19" w14:textId="05E82B77" w:rsidR="00763648" w:rsidRDefault="006A07A7">
      <w:pPr>
        <w:numPr>
          <w:ilvl w:val="0"/>
          <w:numId w:val="19"/>
        </w:numPr>
        <w:spacing w:after="0" w:line="276" w:lineRule="auto"/>
        <w:contextualSpacing/>
        <w:jc w:val="both"/>
        <w:pPrChange w:id="1087" w:author="Tyler" w:date="2017-11-06T12:57:00Z">
          <w:pPr>
            <w:numPr>
              <w:numId w:val="38"/>
            </w:numPr>
            <w:spacing w:after="0" w:line="276" w:lineRule="auto"/>
            <w:ind w:left="720" w:hanging="360"/>
            <w:contextualSpacing/>
            <w:jc w:val="both"/>
          </w:pPr>
        </w:pPrChange>
      </w:pPr>
      <w:del w:id="1088" w:author="Tyler" w:date="2017-11-06T12:57:00Z">
        <w:r>
          <w:delText xml:space="preserve">Users not familiar with technology </w:delText>
        </w:r>
      </w:del>
      <w:ins w:id="1089" w:author="Tyler" w:date="2017-11-06T12:57:00Z">
        <w:r w:rsidR="00A74F1D">
          <w:t xml:space="preserve">The walker </w:t>
        </w:r>
      </w:ins>
      <w:r w:rsidR="00A74F1D">
        <w:t xml:space="preserve">shall be </w:t>
      </w:r>
      <w:del w:id="1090" w:author="Tyler" w:date="2017-11-06T12:57:00Z">
        <w:r>
          <w:delText>able</w:delText>
        </w:r>
      </w:del>
      <w:ins w:id="1091" w:author="Tyler" w:date="2017-11-06T12:57:00Z">
        <w:r w:rsidR="00A74F1D">
          <w:t>easy</w:t>
        </w:r>
      </w:ins>
      <w:r w:rsidR="00A74F1D">
        <w:t xml:space="preserve"> to learn to use </w:t>
      </w:r>
      <w:del w:id="1092" w:author="Tyler" w:date="2017-11-06T12:57:00Z">
        <w:r>
          <w:delText>the walker in under an hour</w:delText>
        </w:r>
      </w:del>
      <w:ins w:id="1093" w:author="Tyler" w:date="2017-11-06T12:57:00Z">
        <w:r w:rsidR="00A74F1D">
          <w:t>for elderly unfamiliar with modern technology.</w:t>
        </w:r>
      </w:ins>
    </w:p>
    <w:p w14:paraId="6C133001" w14:textId="36D830D9" w:rsidR="00763648" w:rsidRDefault="00A74F1D">
      <w:pPr>
        <w:numPr>
          <w:ilvl w:val="0"/>
          <w:numId w:val="19"/>
        </w:numPr>
        <w:spacing w:after="0" w:line="276" w:lineRule="auto"/>
        <w:contextualSpacing/>
        <w:jc w:val="both"/>
        <w:pPrChange w:id="1094" w:author="Tyler" w:date="2017-11-06T12:57:00Z">
          <w:pPr>
            <w:numPr>
              <w:numId w:val="38"/>
            </w:numPr>
            <w:spacing w:after="0" w:line="276" w:lineRule="auto"/>
            <w:ind w:left="720" w:hanging="360"/>
            <w:contextualSpacing/>
            <w:jc w:val="both"/>
          </w:pPr>
        </w:pPrChange>
      </w:pPr>
      <w:r>
        <w:t xml:space="preserve">The text size in any </w:t>
      </w:r>
      <w:del w:id="1095" w:author="Tyler" w:date="2017-11-06T12:57:00Z">
        <w:r w:rsidR="006A07A7">
          <w:delText xml:space="preserve">phone application </w:delText>
        </w:r>
      </w:del>
      <w:ins w:id="1096" w:author="Tyler" w:date="2017-11-06T12:57:00Z">
        <w:r>
          <w:t xml:space="preserve">digital interface </w:t>
        </w:r>
      </w:ins>
      <w:r>
        <w:t>can be varied by the user to aid those with poor eyesight</w:t>
      </w:r>
      <w:ins w:id="1097" w:author="Tyler" w:date="2017-11-06T12:57:00Z">
        <w:r>
          <w:t xml:space="preserve"> because a significant portion of the target market of the walker has poor eyesight.</w:t>
        </w:r>
      </w:ins>
    </w:p>
    <w:p w14:paraId="372577FF" w14:textId="77777777" w:rsidR="00763648" w:rsidRDefault="00A74F1D">
      <w:pPr>
        <w:numPr>
          <w:ilvl w:val="0"/>
          <w:numId w:val="19"/>
        </w:numPr>
        <w:spacing w:after="0" w:line="276" w:lineRule="auto"/>
        <w:contextualSpacing/>
        <w:jc w:val="both"/>
        <w:pPrChange w:id="1098" w:author="Tyler" w:date="2017-11-06T12:57:00Z">
          <w:pPr>
            <w:numPr>
              <w:numId w:val="38"/>
            </w:numPr>
            <w:spacing w:after="0" w:line="276" w:lineRule="auto"/>
            <w:ind w:left="720" w:hanging="360"/>
            <w:contextualSpacing/>
            <w:jc w:val="both"/>
          </w:pPr>
        </w:pPrChange>
      </w:pPr>
      <w:r>
        <w:t>The walker shall not weigh more than 150 pounds</w:t>
      </w:r>
      <w:ins w:id="1099" w:author="Tyler" w:date="2017-11-06T12:57:00Z">
        <w:r>
          <w:t xml:space="preserve"> to limit the load on the battery from moving the walker.</w:t>
        </w:r>
        <w:r w:rsidR="0086741A">
          <w:fldChar w:fldCharType="begin"/>
        </w:r>
        <w:r w:rsidR="0086741A">
          <w:instrText xml:space="preserve"> REF _Ref497733914 \h </w:instrText>
        </w:r>
        <w:r w:rsidR="0086741A">
          <w:fldChar w:fldCharType="separate"/>
        </w:r>
        <w:r w:rsidR="0086741A" w:rsidRPr="0086741A">
          <w:t xml:space="preserve"> </w:t>
        </w:r>
        <w:r w:rsidR="0086741A" w:rsidRPr="0086741A">
          <w:fldChar w:fldCharType="begin"/>
        </w:r>
        <w:r w:rsidR="0086741A" w:rsidRPr="0086741A">
          <w:instrText xml:space="preserve"> REF _Ref497733914 \h  \* MERGEFORMAT </w:instrText>
        </w:r>
        <w:r w:rsidR="0086741A" w:rsidRPr="0086741A">
          <w:fldChar w:fldCharType="separate"/>
        </w:r>
        <w:r w:rsidR="0086741A" w:rsidRPr="0086741A">
          <w:rPr>
            <w:color w:val="auto"/>
          </w:rPr>
          <w:t>*</w:t>
        </w:r>
        <w:r w:rsidR="0086741A" w:rsidRPr="0086741A">
          <w:fldChar w:fldCharType="end"/>
        </w:r>
        <w:r w:rsidR="0086741A">
          <w:fldChar w:fldCharType="end"/>
        </w:r>
      </w:ins>
    </w:p>
    <w:p w14:paraId="1ED6CCA6" w14:textId="77777777" w:rsidR="00DE0521" w:rsidRDefault="00DE0521" w:rsidP="0029369E">
      <w:pPr>
        <w:spacing w:after="0" w:line="276" w:lineRule="auto"/>
        <w:ind w:left="360"/>
        <w:contextualSpacing/>
        <w:jc w:val="both"/>
        <w:rPr>
          <w:del w:id="1100" w:author="Tyler" w:date="2017-11-06T12:57:00Z"/>
        </w:rPr>
      </w:pPr>
      <w:bookmarkStart w:id="1101" w:name="_Toc497734556"/>
    </w:p>
    <w:p w14:paraId="33793F30" w14:textId="77777777" w:rsidR="00763648" w:rsidRDefault="00A74F1D" w:rsidP="00EA7949">
      <w:pPr>
        <w:pStyle w:val="Heading3"/>
        <w:rPr>
          <w:rPrChange w:id="1102" w:author="Tyler" w:date="2017-11-06T12:57:00Z">
            <w:rPr>
              <w:b/>
              <w:sz w:val="28"/>
            </w:rPr>
          </w:rPrChange>
        </w:rPr>
        <w:pPrChange w:id="1103" w:author="Tyler" w:date="2017-11-06T12:57:00Z">
          <w:pPr>
            <w:spacing w:after="0" w:line="276" w:lineRule="auto"/>
            <w:jc w:val="both"/>
          </w:pPr>
        </w:pPrChange>
      </w:pPr>
      <w:r>
        <w:rPr>
          <w:rPrChange w:id="1104" w:author="Tyler" w:date="2017-11-06T12:57:00Z">
            <w:rPr>
              <w:b/>
              <w:sz w:val="28"/>
            </w:rPr>
          </w:rPrChange>
        </w:rPr>
        <w:t>3.3.3 Performance Requirements</w:t>
      </w:r>
      <w:bookmarkEnd w:id="1101"/>
    </w:p>
    <w:p w14:paraId="3175D1A6" w14:textId="77777777" w:rsidR="00B909E9" w:rsidRDefault="006A07A7" w:rsidP="0029369E">
      <w:pPr>
        <w:numPr>
          <w:ilvl w:val="0"/>
          <w:numId w:val="38"/>
        </w:numPr>
        <w:spacing w:after="0" w:line="276" w:lineRule="auto"/>
        <w:contextualSpacing/>
        <w:jc w:val="both"/>
        <w:rPr>
          <w:del w:id="1105" w:author="Tyler" w:date="2017-11-06T12:57:00Z"/>
          <w:b/>
          <w:sz w:val="24"/>
          <w:szCs w:val="24"/>
        </w:rPr>
      </w:pPr>
      <w:bookmarkStart w:id="1106" w:name="_Toc497734557"/>
      <w:del w:id="1107" w:author="Tyler" w:date="2017-11-06T12:57:00Z">
        <w:r>
          <w:rPr>
            <w:b/>
            <w:sz w:val="24"/>
            <w:szCs w:val="24"/>
          </w:rPr>
          <w:delText>Speed requirements</w:delText>
        </w:r>
      </w:del>
    </w:p>
    <w:p w14:paraId="0FF8A2E0" w14:textId="77777777" w:rsidR="00B909E9" w:rsidRDefault="006A07A7" w:rsidP="0029369E">
      <w:pPr>
        <w:numPr>
          <w:ilvl w:val="1"/>
          <w:numId w:val="38"/>
        </w:numPr>
        <w:spacing w:after="0" w:line="276" w:lineRule="auto"/>
        <w:contextualSpacing/>
        <w:jc w:val="both"/>
        <w:rPr>
          <w:del w:id="1108" w:author="Tyler" w:date="2017-11-06T12:57:00Z"/>
        </w:rPr>
      </w:pPr>
      <w:del w:id="1109" w:author="Tyler" w:date="2017-11-06T12:57:00Z">
        <w:r>
          <w:delText>It shall not take the walker more than five seconds to begin moving to it’s destination when the user commands the walker to come to them or return to the docking station</w:delText>
        </w:r>
      </w:del>
    </w:p>
    <w:p w14:paraId="508D2F7C" w14:textId="77777777" w:rsidR="00B909E9" w:rsidRDefault="006A07A7" w:rsidP="0029369E">
      <w:pPr>
        <w:numPr>
          <w:ilvl w:val="1"/>
          <w:numId w:val="38"/>
        </w:numPr>
        <w:spacing w:after="0" w:line="276" w:lineRule="auto"/>
        <w:contextualSpacing/>
        <w:jc w:val="both"/>
        <w:rPr>
          <w:del w:id="1110" w:author="Tyler" w:date="2017-11-06T12:57:00Z"/>
        </w:rPr>
      </w:pPr>
      <w:del w:id="1111" w:author="Tyler" w:date="2017-11-06T12:57:00Z">
        <w:r>
          <w:delText>The walker’s digital user interface shall not take more than one second to respond to user input</w:delText>
        </w:r>
      </w:del>
    </w:p>
    <w:p w14:paraId="53638628" w14:textId="77777777" w:rsidR="00B909E9" w:rsidRDefault="006A07A7" w:rsidP="0029369E">
      <w:pPr>
        <w:numPr>
          <w:ilvl w:val="1"/>
          <w:numId w:val="38"/>
        </w:numPr>
        <w:spacing w:after="0" w:line="276" w:lineRule="auto"/>
        <w:contextualSpacing/>
        <w:jc w:val="both"/>
        <w:rPr>
          <w:del w:id="1112" w:author="Tyler" w:date="2017-11-06T12:57:00Z"/>
        </w:rPr>
      </w:pPr>
      <w:del w:id="1113" w:author="Tyler" w:date="2017-11-06T12:57:00Z">
        <w:r>
          <w:lastRenderedPageBreak/>
          <w:delText xml:space="preserve">When applied fully, the walker’s braking system shall bring the walker to a complete stop in a safe amount of time </w:delText>
        </w:r>
      </w:del>
    </w:p>
    <w:p w14:paraId="4D79EE33" w14:textId="2C1E8BC4" w:rsidR="00763648" w:rsidRDefault="00EA7949" w:rsidP="0048072D">
      <w:pPr>
        <w:pStyle w:val="Heading4"/>
        <w:ind w:left="360"/>
        <w:rPr>
          <w:rPrChange w:id="1114" w:author="Tyler" w:date="2017-11-06T12:57:00Z">
            <w:rPr>
              <w:rFonts w:ascii="Arial" w:hAnsi="Arial"/>
              <w:b/>
              <w:sz w:val="24"/>
            </w:rPr>
          </w:rPrChange>
        </w:rPr>
        <w:pPrChange w:id="1115" w:author="Tyler" w:date="2017-11-06T12:57:00Z">
          <w:pPr>
            <w:numPr>
              <w:numId w:val="38"/>
            </w:numPr>
            <w:spacing w:after="0" w:line="276" w:lineRule="auto"/>
            <w:ind w:left="720" w:hanging="360"/>
            <w:contextualSpacing/>
            <w:jc w:val="both"/>
          </w:pPr>
        </w:pPrChange>
      </w:pPr>
      <w:r w:rsidRPr="00E90E14">
        <w:t xml:space="preserve">Safety </w:t>
      </w:r>
      <w:del w:id="1116" w:author="Tyler" w:date="2017-11-06T12:57:00Z">
        <w:r w:rsidR="006A07A7">
          <w:delText>critical requirements</w:delText>
        </w:r>
      </w:del>
      <w:ins w:id="1117" w:author="Tyler" w:date="2017-11-06T12:57:00Z">
        <w:r>
          <w:t>Critical R</w:t>
        </w:r>
        <w:r w:rsidR="00A74F1D">
          <w:t>equirements</w:t>
        </w:r>
      </w:ins>
      <w:bookmarkEnd w:id="1106"/>
    </w:p>
    <w:p w14:paraId="2AE4B2E0" w14:textId="77777777" w:rsidR="00B909E9" w:rsidRDefault="006A07A7" w:rsidP="0029369E">
      <w:pPr>
        <w:numPr>
          <w:ilvl w:val="1"/>
          <w:numId w:val="38"/>
        </w:numPr>
        <w:spacing w:after="0" w:line="276" w:lineRule="auto"/>
        <w:contextualSpacing/>
        <w:jc w:val="both"/>
        <w:rPr>
          <w:del w:id="1118" w:author="Tyler" w:date="2017-11-06T12:57:00Z"/>
        </w:rPr>
      </w:pPr>
      <w:del w:id="1119" w:author="Tyler" w:date="2017-11-06T12:57:00Z">
        <w:r>
          <w:delText>The walker shall not run into people or objects while autonomously navigating</w:delText>
        </w:r>
      </w:del>
    </w:p>
    <w:p w14:paraId="22AEF898" w14:textId="77777777" w:rsidR="00B909E9" w:rsidRDefault="006A07A7" w:rsidP="0029369E">
      <w:pPr>
        <w:numPr>
          <w:ilvl w:val="1"/>
          <w:numId w:val="38"/>
        </w:numPr>
        <w:spacing w:after="0" w:line="276" w:lineRule="auto"/>
        <w:contextualSpacing/>
        <w:jc w:val="both"/>
        <w:rPr>
          <w:del w:id="1120" w:author="Tyler" w:date="2017-11-06T12:57:00Z"/>
        </w:rPr>
      </w:pPr>
      <w:del w:id="1121" w:author="Tyler" w:date="2017-11-06T12:57:00Z">
        <w:r>
          <w:delText>The walker shall not drive off of staircases while autonomously navigating</w:delText>
        </w:r>
      </w:del>
    </w:p>
    <w:p w14:paraId="59B40B98" w14:textId="77777777" w:rsidR="00763648" w:rsidRDefault="00A74F1D" w:rsidP="0048072D">
      <w:pPr>
        <w:numPr>
          <w:ilvl w:val="0"/>
          <w:numId w:val="32"/>
        </w:numPr>
        <w:spacing w:after="0" w:line="276" w:lineRule="auto"/>
        <w:ind w:left="720"/>
        <w:contextualSpacing/>
        <w:jc w:val="both"/>
        <w:pPrChange w:id="1122" w:author="Tyler" w:date="2017-11-06T12:57:00Z">
          <w:pPr>
            <w:numPr>
              <w:ilvl w:val="1"/>
              <w:numId w:val="38"/>
            </w:numPr>
            <w:spacing w:after="0" w:line="276" w:lineRule="auto"/>
            <w:ind w:left="1440" w:hanging="360"/>
            <w:contextualSpacing/>
            <w:jc w:val="both"/>
          </w:pPr>
        </w:pPrChange>
      </w:pPr>
      <w:r>
        <w:t>The walker shall not accelerate excessively while in use by the user</w:t>
      </w:r>
      <w:ins w:id="1123" w:author="Tyler" w:date="2017-11-06T12:57:00Z">
        <w:r>
          <w:t xml:space="preserve"> to ensure safety</w:t>
        </w:r>
        <w:r w:rsidR="0048072D">
          <w:t>.</w:t>
        </w:r>
      </w:ins>
    </w:p>
    <w:p w14:paraId="6B2DA3BA" w14:textId="77777777" w:rsidR="00763648" w:rsidRDefault="00A74F1D" w:rsidP="0048072D">
      <w:pPr>
        <w:numPr>
          <w:ilvl w:val="0"/>
          <w:numId w:val="32"/>
        </w:numPr>
        <w:spacing w:after="0" w:line="276" w:lineRule="auto"/>
        <w:ind w:left="720"/>
        <w:contextualSpacing/>
        <w:jc w:val="both"/>
        <w:pPrChange w:id="1124" w:author="Tyler" w:date="2017-11-06T12:57:00Z">
          <w:pPr>
            <w:numPr>
              <w:ilvl w:val="1"/>
              <w:numId w:val="38"/>
            </w:numPr>
            <w:spacing w:after="0" w:line="276" w:lineRule="auto"/>
            <w:ind w:left="1440" w:hanging="360"/>
            <w:contextualSpacing/>
            <w:jc w:val="both"/>
          </w:pPr>
        </w:pPrChange>
      </w:pPr>
      <w:r>
        <w:t>Moving components such as disk brakes, servo motors, and induction motors shall be enclosed to prevent injury</w:t>
      </w:r>
      <w:ins w:id="1125" w:author="Tyler" w:date="2017-11-06T12:57:00Z">
        <w:r w:rsidR="0048072D">
          <w:t>.</w:t>
        </w:r>
      </w:ins>
    </w:p>
    <w:p w14:paraId="50EF0AC9" w14:textId="77777777" w:rsidR="00763648" w:rsidRDefault="00A74F1D" w:rsidP="0048072D">
      <w:pPr>
        <w:numPr>
          <w:ilvl w:val="0"/>
          <w:numId w:val="32"/>
        </w:numPr>
        <w:spacing w:after="0" w:line="276" w:lineRule="auto"/>
        <w:ind w:left="720"/>
        <w:contextualSpacing/>
        <w:jc w:val="both"/>
        <w:pPrChange w:id="1126" w:author="Tyler" w:date="2017-11-06T12:57:00Z">
          <w:pPr>
            <w:numPr>
              <w:ilvl w:val="1"/>
              <w:numId w:val="38"/>
            </w:numPr>
            <w:spacing w:after="0" w:line="276" w:lineRule="auto"/>
            <w:ind w:left="1440" w:hanging="360"/>
            <w:contextualSpacing/>
            <w:jc w:val="both"/>
          </w:pPr>
        </w:pPrChange>
      </w:pPr>
      <w:r>
        <w:t>The moving component enclosures shall be tough enough that they do not sustain significant damage from minor impacts</w:t>
      </w:r>
      <w:ins w:id="1127" w:author="Tyler" w:date="2017-11-06T12:57:00Z">
        <w:r>
          <w:t xml:space="preserve">. This is necessary to ensure user safety throughout the life of the walker. </w:t>
        </w:r>
      </w:ins>
    </w:p>
    <w:p w14:paraId="7D7D905D" w14:textId="2D83A20E" w:rsidR="00763648" w:rsidRPr="00E90E14" w:rsidRDefault="00EA7949" w:rsidP="0048072D">
      <w:pPr>
        <w:pStyle w:val="Heading4"/>
        <w:ind w:left="360"/>
        <w:pPrChange w:id="1128" w:author="Tyler" w:date="2017-11-06T12:57:00Z">
          <w:pPr>
            <w:numPr>
              <w:numId w:val="38"/>
            </w:numPr>
            <w:spacing w:after="0" w:line="276" w:lineRule="auto"/>
            <w:ind w:left="720" w:hanging="360"/>
            <w:contextualSpacing/>
            <w:jc w:val="both"/>
          </w:pPr>
        </w:pPrChange>
      </w:pPr>
      <w:bookmarkStart w:id="1129" w:name="_Toc497734558"/>
      <w:r w:rsidRPr="00E90E14">
        <w:t xml:space="preserve">Precision </w:t>
      </w:r>
      <w:del w:id="1130" w:author="Tyler" w:date="2017-11-06T12:57:00Z">
        <w:r w:rsidR="006A07A7">
          <w:delText>requirements</w:delText>
        </w:r>
      </w:del>
      <w:ins w:id="1131" w:author="Tyler" w:date="2017-11-06T12:57:00Z">
        <w:r>
          <w:t>R</w:t>
        </w:r>
        <w:r w:rsidR="00A74F1D">
          <w:t>equirements</w:t>
        </w:r>
      </w:ins>
      <w:bookmarkEnd w:id="1129"/>
    </w:p>
    <w:p w14:paraId="55184DB3" w14:textId="77777777" w:rsidR="0048072D" w:rsidRDefault="00A74F1D" w:rsidP="0048072D">
      <w:pPr>
        <w:pStyle w:val="ListParagraph"/>
        <w:numPr>
          <w:ilvl w:val="0"/>
          <w:numId w:val="32"/>
        </w:numPr>
        <w:spacing w:after="0" w:line="276" w:lineRule="auto"/>
        <w:ind w:left="720"/>
        <w:jc w:val="both"/>
        <w:pPrChange w:id="1132" w:author="Tyler" w:date="2017-11-06T12:57:00Z">
          <w:pPr>
            <w:numPr>
              <w:ilvl w:val="1"/>
              <w:numId w:val="38"/>
            </w:numPr>
            <w:spacing w:after="0" w:line="276" w:lineRule="auto"/>
            <w:ind w:left="1440" w:hanging="360"/>
            <w:contextualSpacing/>
            <w:jc w:val="both"/>
          </w:pPr>
        </w:pPrChange>
      </w:pPr>
      <w:r>
        <w:t>The walker shall</w:t>
      </w:r>
      <w:ins w:id="1133" w:author="Tyler" w:date="2017-11-06T12:57:00Z">
        <w:r>
          <w:t xml:space="preserve"> be able to</w:t>
        </w:r>
      </w:ins>
      <w:r>
        <w:t xml:space="preserve"> autonomously navigate into the docking station from any location in the room where there is a suitab</w:t>
      </w:r>
      <w:r w:rsidR="0048072D">
        <w:t>le path to the docking station</w:t>
      </w:r>
      <w:ins w:id="1134" w:author="Tyler" w:date="2017-11-06T12:57:00Z">
        <w:r w:rsidR="0048072D">
          <w:t>.</w:t>
        </w:r>
      </w:ins>
    </w:p>
    <w:p w14:paraId="2069A711" w14:textId="77777777" w:rsidR="00763648" w:rsidRDefault="00A74F1D" w:rsidP="0048072D">
      <w:pPr>
        <w:pStyle w:val="ListParagraph"/>
        <w:numPr>
          <w:ilvl w:val="0"/>
          <w:numId w:val="32"/>
        </w:numPr>
        <w:spacing w:after="0" w:line="276" w:lineRule="auto"/>
        <w:ind w:left="720"/>
        <w:jc w:val="both"/>
        <w:pPrChange w:id="1135" w:author="Tyler" w:date="2017-11-06T12:57:00Z">
          <w:pPr>
            <w:numPr>
              <w:ilvl w:val="1"/>
              <w:numId w:val="38"/>
            </w:numPr>
            <w:spacing w:after="0" w:line="276" w:lineRule="auto"/>
            <w:ind w:left="1440" w:hanging="360"/>
            <w:contextualSpacing/>
            <w:jc w:val="both"/>
          </w:pPr>
        </w:pPrChange>
      </w:pPr>
      <w:r>
        <w:t>The walker shall eventually come within half a meter of the user after being commanded to navigate to the user when there is a suitable path</w:t>
      </w:r>
      <w:ins w:id="1136" w:author="Tyler" w:date="2017-11-06T12:57:00Z">
        <w:r>
          <w:t>. This will ensure that the walker is close enough to the user that they can reach it.</w:t>
        </w:r>
      </w:ins>
    </w:p>
    <w:p w14:paraId="103B0541" w14:textId="77777777" w:rsidR="00763648" w:rsidRPr="00E90E14" w:rsidRDefault="00A74F1D" w:rsidP="0048072D">
      <w:pPr>
        <w:pStyle w:val="Heading4"/>
        <w:ind w:left="360"/>
        <w:pPrChange w:id="1137" w:author="Tyler" w:date="2017-11-06T12:57:00Z">
          <w:pPr>
            <w:numPr>
              <w:numId w:val="38"/>
            </w:numPr>
            <w:spacing w:after="0" w:line="276" w:lineRule="auto"/>
            <w:ind w:left="720" w:hanging="360"/>
            <w:contextualSpacing/>
            <w:jc w:val="both"/>
          </w:pPr>
        </w:pPrChange>
      </w:pPr>
      <w:bookmarkStart w:id="1138" w:name="_Ref497733646"/>
      <w:bookmarkStart w:id="1139" w:name="_Toc497734559"/>
      <w:r w:rsidRPr="00E90E14">
        <w:t>Reliability and availability requirements</w:t>
      </w:r>
      <w:bookmarkEnd w:id="1138"/>
      <w:bookmarkEnd w:id="1139"/>
    </w:p>
    <w:p w14:paraId="43454C6E" w14:textId="77777777" w:rsidR="0048072D" w:rsidRDefault="00A74F1D" w:rsidP="0048072D">
      <w:pPr>
        <w:pStyle w:val="ListParagraph"/>
        <w:numPr>
          <w:ilvl w:val="0"/>
          <w:numId w:val="32"/>
        </w:numPr>
        <w:spacing w:after="0" w:line="276" w:lineRule="auto"/>
        <w:ind w:left="720"/>
        <w:jc w:val="both"/>
        <w:pPrChange w:id="1140" w:author="Tyler" w:date="2017-11-06T12:57:00Z">
          <w:pPr>
            <w:numPr>
              <w:ilvl w:val="1"/>
              <w:numId w:val="38"/>
            </w:numPr>
            <w:spacing w:after="0" w:line="276" w:lineRule="auto"/>
            <w:ind w:left="1440" w:hanging="360"/>
            <w:contextualSpacing/>
            <w:jc w:val="both"/>
          </w:pPr>
        </w:pPrChange>
      </w:pPr>
      <w:r>
        <w:t>The walker shall take at most an hour to charge</w:t>
      </w:r>
      <w:ins w:id="1141" w:author="Tyler" w:date="2017-11-06T12:57:00Z">
        <w:r>
          <w:t xml:space="preserve"> to limit the time where the user cannot use the walkers advanced features.</w:t>
        </w:r>
        <w:r w:rsidR="0086741A">
          <w:fldChar w:fldCharType="begin"/>
        </w:r>
        <w:r w:rsidR="0086741A">
          <w:instrText xml:space="preserve"> REF _Ref497733914 \h </w:instrText>
        </w:r>
        <w:r w:rsidR="0086741A">
          <w:fldChar w:fldCharType="separate"/>
        </w:r>
        <w:r w:rsidR="0086741A" w:rsidRPr="0086741A">
          <w:fldChar w:fldCharType="begin"/>
        </w:r>
        <w:r w:rsidR="0086741A" w:rsidRPr="0086741A">
          <w:instrText xml:space="preserve"> REF _Ref497733914 \h  \* MERGEFORMAT </w:instrText>
        </w:r>
        <w:r w:rsidR="0086741A" w:rsidRPr="0086741A">
          <w:fldChar w:fldCharType="separate"/>
        </w:r>
        <w:r w:rsidR="0086741A" w:rsidRPr="0086741A">
          <w:rPr>
            <w:color w:val="auto"/>
          </w:rPr>
          <w:t>*</w:t>
        </w:r>
        <w:r w:rsidR="0086741A" w:rsidRPr="0086741A">
          <w:fldChar w:fldCharType="end"/>
        </w:r>
        <w:r w:rsidR="0086741A">
          <w:fldChar w:fldCharType="end"/>
        </w:r>
      </w:ins>
    </w:p>
    <w:p w14:paraId="5491EC2E" w14:textId="77777777" w:rsidR="00763648" w:rsidRDefault="00A74F1D" w:rsidP="0048072D">
      <w:pPr>
        <w:pStyle w:val="ListParagraph"/>
        <w:numPr>
          <w:ilvl w:val="0"/>
          <w:numId w:val="32"/>
        </w:numPr>
        <w:spacing w:after="0" w:line="276" w:lineRule="auto"/>
        <w:ind w:left="720"/>
        <w:jc w:val="both"/>
        <w:pPrChange w:id="1142" w:author="Tyler" w:date="2017-11-06T12:57:00Z">
          <w:pPr>
            <w:numPr>
              <w:ilvl w:val="1"/>
              <w:numId w:val="38"/>
            </w:numPr>
            <w:spacing w:after="0" w:line="276" w:lineRule="auto"/>
            <w:ind w:left="1440" w:hanging="360"/>
            <w:contextualSpacing/>
            <w:jc w:val="both"/>
          </w:pPr>
        </w:pPrChange>
      </w:pPr>
      <w:r>
        <w:t xml:space="preserve">On a full charge, the walker shall have enough battery for </w:t>
      </w:r>
      <w:ins w:id="1143" w:author="Tyler" w:date="2017-11-06T12:57:00Z">
        <w:r>
          <w:t xml:space="preserve">at least </w:t>
        </w:r>
      </w:ins>
      <w:r>
        <w:t>twenty minutes of standard usage</w:t>
      </w:r>
      <w:ins w:id="1144" w:author="Tyler" w:date="2017-11-06T12:57:00Z">
        <w:r w:rsidR="0048072D">
          <w:t>.</w:t>
        </w:r>
        <w:r w:rsidR="0086741A">
          <w:fldChar w:fldCharType="begin"/>
        </w:r>
        <w:r w:rsidR="0086741A">
          <w:instrText xml:space="preserve"> REF _Ref497733914 \h </w:instrText>
        </w:r>
        <w:r w:rsidR="0086741A">
          <w:fldChar w:fldCharType="separate"/>
        </w:r>
        <w:r w:rsidR="0086741A" w:rsidRPr="0086741A">
          <w:fldChar w:fldCharType="begin"/>
        </w:r>
        <w:r w:rsidR="0086741A" w:rsidRPr="0086741A">
          <w:instrText xml:space="preserve"> REF _Ref497733914 \h  \* MERGEFORMAT </w:instrText>
        </w:r>
        <w:r w:rsidR="0086741A" w:rsidRPr="0086741A">
          <w:fldChar w:fldCharType="separate"/>
        </w:r>
        <w:r w:rsidR="0086741A" w:rsidRPr="0086741A">
          <w:rPr>
            <w:color w:val="auto"/>
          </w:rPr>
          <w:t>*</w:t>
        </w:r>
        <w:r w:rsidR="0086741A" w:rsidRPr="0086741A">
          <w:fldChar w:fldCharType="end"/>
        </w:r>
        <w:r w:rsidR="0086741A">
          <w:fldChar w:fldCharType="end"/>
        </w:r>
      </w:ins>
    </w:p>
    <w:p w14:paraId="7D1E80D7" w14:textId="77777777" w:rsidR="00763648" w:rsidRPr="00E90E14" w:rsidRDefault="00A74F1D" w:rsidP="0048072D">
      <w:pPr>
        <w:pStyle w:val="Heading4"/>
        <w:ind w:left="360"/>
        <w:pPrChange w:id="1145" w:author="Tyler" w:date="2017-11-06T12:57:00Z">
          <w:pPr>
            <w:numPr>
              <w:numId w:val="38"/>
            </w:numPr>
            <w:spacing w:after="0" w:line="276" w:lineRule="auto"/>
            <w:ind w:left="720" w:hanging="360"/>
            <w:contextualSpacing/>
            <w:jc w:val="both"/>
          </w:pPr>
        </w:pPrChange>
      </w:pPr>
      <w:bookmarkStart w:id="1146" w:name="_Ref497733748"/>
      <w:bookmarkStart w:id="1147" w:name="_Toc497734560"/>
      <w:r w:rsidRPr="00E90E14">
        <w:t>Capacity requirements</w:t>
      </w:r>
      <w:bookmarkEnd w:id="1146"/>
      <w:bookmarkEnd w:id="1147"/>
    </w:p>
    <w:p w14:paraId="1641BA09" w14:textId="77777777" w:rsidR="00763648" w:rsidRDefault="00A74F1D" w:rsidP="0048072D">
      <w:pPr>
        <w:pStyle w:val="ListParagraph"/>
        <w:numPr>
          <w:ilvl w:val="0"/>
          <w:numId w:val="32"/>
        </w:numPr>
        <w:spacing w:after="0" w:line="276" w:lineRule="auto"/>
        <w:ind w:left="720"/>
        <w:jc w:val="both"/>
        <w:pPrChange w:id="1148" w:author="Tyler" w:date="2017-11-06T12:57:00Z">
          <w:pPr>
            <w:numPr>
              <w:ilvl w:val="1"/>
              <w:numId w:val="38"/>
            </w:numPr>
            <w:spacing w:after="0" w:line="276" w:lineRule="auto"/>
            <w:ind w:left="1440" w:hanging="360"/>
            <w:contextualSpacing/>
            <w:jc w:val="both"/>
          </w:pPr>
        </w:pPrChange>
      </w:pPr>
      <w:r>
        <w:t>The product shall be able to support the weight of a single user that weighs at most 300 pounds</w:t>
      </w:r>
      <w:ins w:id="1149" w:author="Tyler" w:date="2017-11-06T12:57:00Z">
        <w:r>
          <w:t xml:space="preserve">. This will ensure that the majority of the </w:t>
        </w:r>
        <w:r w:rsidR="0048072D">
          <w:t>population can use the walker.</w:t>
        </w:r>
        <w:r w:rsidR="0086741A">
          <w:fldChar w:fldCharType="begin"/>
        </w:r>
        <w:r w:rsidR="0086741A">
          <w:instrText xml:space="preserve"> REF _Ref497733914 \h </w:instrText>
        </w:r>
        <w:r w:rsidR="0086741A">
          <w:fldChar w:fldCharType="separate"/>
        </w:r>
        <w:r w:rsidR="0086741A" w:rsidRPr="0086741A">
          <w:fldChar w:fldCharType="begin"/>
        </w:r>
        <w:r w:rsidR="0086741A" w:rsidRPr="0086741A">
          <w:instrText xml:space="preserve"> REF _Ref497733914 \h  \* MERGEFORMAT </w:instrText>
        </w:r>
        <w:r w:rsidR="0086741A" w:rsidRPr="0086741A">
          <w:fldChar w:fldCharType="separate"/>
        </w:r>
        <w:r w:rsidR="0086741A" w:rsidRPr="0086741A">
          <w:rPr>
            <w:color w:val="auto"/>
          </w:rPr>
          <w:t>*</w:t>
        </w:r>
        <w:r w:rsidR="0086741A" w:rsidRPr="0086741A">
          <w:fldChar w:fldCharType="end"/>
        </w:r>
        <w:r w:rsidR="0086741A">
          <w:fldChar w:fldCharType="end"/>
        </w:r>
      </w:ins>
    </w:p>
    <w:p w14:paraId="2DECCDD3" w14:textId="77777777" w:rsidR="00DE0521" w:rsidRDefault="00DE0521" w:rsidP="0029369E">
      <w:pPr>
        <w:spacing w:after="0" w:line="276" w:lineRule="auto"/>
        <w:ind w:left="720"/>
        <w:contextualSpacing/>
        <w:jc w:val="both"/>
        <w:rPr>
          <w:del w:id="1150" w:author="Tyler" w:date="2017-11-06T12:57:00Z"/>
        </w:rPr>
      </w:pPr>
      <w:bookmarkStart w:id="1151" w:name="_Toc497734561"/>
    </w:p>
    <w:p w14:paraId="728A9D8B" w14:textId="77777777" w:rsidR="00763648" w:rsidRDefault="00A74F1D" w:rsidP="00EA7949">
      <w:pPr>
        <w:pStyle w:val="Heading3"/>
        <w:rPr>
          <w:rPrChange w:id="1152" w:author="Tyler" w:date="2017-11-06T12:57:00Z">
            <w:rPr>
              <w:b/>
              <w:sz w:val="28"/>
            </w:rPr>
          </w:rPrChange>
        </w:rPr>
        <w:pPrChange w:id="1153" w:author="Tyler" w:date="2017-11-06T12:57:00Z">
          <w:pPr>
            <w:spacing w:after="0" w:line="276" w:lineRule="auto"/>
            <w:jc w:val="both"/>
          </w:pPr>
        </w:pPrChange>
      </w:pPr>
      <w:r>
        <w:rPr>
          <w:rPrChange w:id="1154" w:author="Tyler" w:date="2017-11-06T12:57:00Z">
            <w:rPr>
              <w:b/>
              <w:sz w:val="28"/>
            </w:rPr>
          </w:rPrChange>
        </w:rPr>
        <w:lastRenderedPageBreak/>
        <w:t>3.3.4 Operational Requirements</w:t>
      </w:r>
      <w:bookmarkEnd w:id="1151"/>
    </w:p>
    <w:p w14:paraId="4ACAD921" w14:textId="77777777" w:rsidR="00763648" w:rsidRPr="00E90E14" w:rsidRDefault="00A74F1D" w:rsidP="000D0F3B">
      <w:pPr>
        <w:pStyle w:val="Heading4"/>
        <w:ind w:firstLine="360"/>
        <w:pPrChange w:id="1155" w:author="Tyler" w:date="2017-11-06T12:57:00Z">
          <w:pPr>
            <w:numPr>
              <w:numId w:val="38"/>
            </w:numPr>
            <w:spacing w:after="0" w:line="276" w:lineRule="auto"/>
            <w:ind w:left="720" w:hanging="360"/>
            <w:contextualSpacing/>
            <w:jc w:val="both"/>
          </w:pPr>
        </w:pPrChange>
      </w:pPr>
      <w:bookmarkStart w:id="1156" w:name="_Toc497734562"/>
      <w:r w:rsidRPr="00E90E14">
        <w:t>Expected physical environment</w:t>
      </w:r>
      <w:bookmarkEnd w:id="1156"/>
    </w:p>
    <w:p w14:paraId="62F895BC" w14:textId="77777777" w:rsidR="00763648" w:rsidRDefault="00A74F1D" w:rsidP="000D0F3B">
      <w:pPr>
        <w:pStyle w:val="ListParagraph"/>
        <w:numPr>
          <w:ilvl w:val="0"/>
          <w:numId w:val="33"/>
        </w:numPr>
        <w:spacing w:after="0" w:line="276" w:lineRule="auto"/>
        <w:jc w:val="both"/>
        <w:pPrChange w:id="1157" w:author="Tyler" w:date="2017-11-06T12:57:00Z">
          <w:pPr>
            <w:numPr>
              <w:ilvl w:val="1"/>
              <w:numId w:val="38"/>
            </w:numPr>
            <w:spacing w:after="0" w:line="276" w:lineRule="auto"/>
            <w:ind w:left="1440" w:hanging="360"/>
            <w:contextualSpacing/>
            <w:jc w:val="both"/>
          </w:pPr>
        </w:pPrChange>
      </w:pPr>
      <w:r>
        <w:t>The walker is to be used by the elderly or mobility challenged individuals while standing up in an indoor, single-floor environment</w:t>
      </w:r>
      <w:ins w:id="1158" w:author="Tyler" w:date="2017-11-06T12:57:00Z">
        <w:r>
          <w:t>.</w:t>
        </w:r>
      </w:ins>
      <w:r>
        <w:t xml:space="preserve"> </w:t>
      </w:r>
    </w:p>
    <w:p w14:paraId="759549D3" w14:textId="113B4530" w:rsidR="00763648" w:rsidRDefault="00A74F1D" w:rsidP="000D0F3B">
      <w:pPr>
        <w:pStyle w:val="ListParagraph"/>
        <w:numPr>
          <w:ilvl w:val="0"/>
          <w:numId w:val="33"/>
        </w:numPr>
        <w:spacing w:after="0" w:line="276" w:lineRule="auto"/>
        <w:jc w:val="both"/>
        <w:pPrChange w:id="1159" w:author="Tyler" w:date="2017-11-06T12:57:00Z">
          <w:pPr>
            <w:numPr>
              <w:ilvl w:val="1"/>
              <w:numId w:val="38"/>
            </w:numPr>
            <w:spacing w:after="0" w:line="276" w:lineRule="auto"/>
            <w:ind w:left="1440" w:hanging="360"/>
            <w:contextualSpacing/>
            <w:jc w:val="both"/>
          </w:pPr>
        </w:pPrChange>
      </w:pPr>
      <w:r>
        <w:t xml:space="preserve">The walker is </w:t>
      </w:r>
      <w:ins w:id="1160" w:author="Tyler" w:date="2017-11-06T12:57:00Z">
        <w:r>
          <w:t xml:space="preserve">only </w:t>
        </w:r>
      </w:ins>
      <w:r>
        <w:t xml:space="preserve">to </w:t>
      </w:r>
      <w:del w:id="1161" w:author="Tyler" w:date="2017-11-06T12:57:00Z">
        <w:r w:rsidR="006A07A7">
          <w:delText>be used in</w:delText>
        </w:r>
      </w:del>
      <w:ins w:id="1162" w:author="Tyler" w:date="2017-11-06T12:57:00Z">
        <w:r>
          <w:t>autonomously navigate inside</w:t>
        </w:r>
      </w:ins>
      <w:r>
        <w:t xml:space="preserve"> environments where </w:t>
      </w:r>
      <w:del w:id="1163" w:author="Tyler" w:date="2017-11-06T12:57:00Z">
        <w:r w:rsidR="006A07A7">
          <w:delText xml:space="preserve">there are no </w:delText>
        </w:r>
      </w:del>
      <w:r>
        <w:t xml:space="preserve">doors </w:t>
      </w:r>
      <w:del w:id="1164" w:author="Tyler" w:date="2017-11-06T12:57:00Z">
        <w:r w:rsidR="006A07A7">
          <w:delText>between</w:delText>
        </w:r>
      </w:del>
      <w:ins w:id="1165" w:author="Tyler" w:date="2017-11-06T12:57:00Z">
        <w:r>
          <w:t>and other obstructions do not separate</w:t>
        </w:r>
      </w:ins>
      <w:r>
        <w:t xml:space="preserve"> the walker </w:t>
      </w:r>
      <w:del w:id="1166" w:author="Tyler" w:date="2017-11-06T12:57:00Z">
        <w:r w:rsidR="006A07A7">
          <w:delText>and destinations</w:delText>
        </w:r>
      </w:del>
      <w:ins w:id="1167" w:author="Tyler" w:date="2017-11-06T12:57:00Z">
        <w:r>
          <w:t>from</w:t>
        </w:r>
      </w:ins>
      <w:r>
        <w:t xml:space="preserve"> the </w:t>
      </w:r>
      <w:del w:id="1168" w:author="Tyler" w:date="2017-11-06T12:57:00Z">
        <w:r w:rsidR="006A07A7">
          <w:delText>walker will be summoned too</w:delText>
        </w:r>
      </w:del>
      <w:ins w:id="1169" w:author="Tyler" w:date="2017-11-06T12:57:00Z">
        <w:r>
          <w:t>destination</w:t>
        </w:r>
        <w:r w:rsidR="000D0F3B">
          <w:t>.</w:t>
        </w:r>
      </w:ins>
    </w:p>
    <w:p w14:paraId="7B3E1F81" w14:textId="77777777" w:rsidR="00763648" w:rsidRPr="00E90E14" w:rsidRDefault="00A74F1D" w:rsidP="000D0F3B">
      <w:pPr>
        <w:pStyle w:val="Heading4"/>
        <w:ind w:firstLine="360"/>
        <w:pPrChange w:id="1170" w:author="Tyler" w:date="2017-11-06T12:57:00Z">
          <w:pPr>
            <w:numPr>
              <w:numId w:val="38"/>
            </w:numPr>
            <w:spacing w:after="0" w:line="276" w:lineRule="auto"/>
            <w:ind w:left="720" w:hanging="360"/>
            <w:contextualSpacing/>
            <w:jc w:val="both"/>
          </w:pPr>
        </w:pPrChange>
      </w:pPr>
      <w:bookmarkStart w:id="1171" w:name="_Ref497733802"/>
      <w:bookmarkStart w:id="1172" w:name="_Toc497734563"/>
      <w:r w:rsidRPr="00E90E14">
        <w:t>Expected technological environment</w:t>
      </w:r>
      <w:bookmarkEnd w:id="1171"/>
      <w:bookmarkEnd w:id="1172"/>
    </w:p>
    <w:p w14:paraId="194BA1CF" w14:textId="29D9ED73" w:rsidR="00763648" w:rsidRDefault="00A74F1D" w:rsidP="000D0F3B">
      <w:pPr>
        <w:pStyle w:val="ListParagraph"/>
        <w:numPr>
          <w:ilvl w:val="0"/>
          <w:numId w:val="33"/>
        </w:numPr>
        <w:spacing w:after="0" w:line="276" w:lineRule="auto"/>
        <w:jc w:val="both"/>
        <w:pPrChange w:id="1173" w:author="Tyler" w:date="2017-11-06T12:57:00Z">
          <w:pPr>
            <w:numPr>
              <w:ilvl w:val="1"/>
              <w:numId w:val="38"/>
            </w:numPr>
            <w:spacing w:after="0" w:line="276" w:lineRule="auto"/>
            <w:ind w:left="1440" w:hanging="360"/>
            <w:contextualSpacing/>
            <w:jc w:val="both"/>
          </w:pPr>
        </w:pPrChange>
      </w:pPr>
      <w:r>
        <w:t xml:space="preserve">The walker must be able to interface with any modern android </w:t>
      </w:r>
      <w:del w:id="1174" w:author="Tyler" w:date="2017-11-06T12:57:00Z">
        <w:r w:rsidR="006A07A7">
          <w:delText>smartphone</w:delText>
        </w:r>
      </w:del>
      <w:ins w:id="1175" w:author="Tyler" w:date="2017-11-06T12:57:00Z">
        <w:r>
          <w:t>phone to ensure a large portion of users with phones can utilize the walkers advanced features.</w:t>
        </w:r>
        <w:r w:rsidR="0093011A">
          <w:fldChar w:fldCharType="begin"/>
        </w:r>
        <w:r w:rsidR="0093011A">
          <w:instrText xml:space="preserve"> REF _Ref497734405 \h </w:instrText>
        </w:r>
        <w:r w:rsidR="0093011A">
          <w:fldChar w:fldCharType="separate"/>
        </w:r>
        <w:r w:rsidR="0093011A" w:rsidRPr="0086741A">
          <w:fldChar w:fldCharType="begin"/>
        </w:r>
        <w:r w:rsidR="0093011A" w:rsidRPr="0086741A">
          <w:instrText xml:space="preserve"> REF _Ref497733914 \h  \* MERGEFORMAT </w:instrText>
        </w:r>
        <w:r w:rsidR="0093011A" w:rsidRPr="0086741A">
          <w:fldChar w:fldCharType="separate"/>
        </w:r>
        <w:r w:rsidR="0093011A" w:rsidRPr="0086741A">
          <w:rPr>
            <w:color w:val="auto"/>
          </w:rPr>
          <w:t>*</w:t>
        </w:r>
        <w:r w:rsidR="0093011A" w:rsidRPr="0086741A">
          <w:fldChar w:fldCharType="end"/>
        </w:r>
        <w:r w:rsidR="0093011A">
          <w:fldChar w:fldCharType="end"/>
        </w:r>
      </w:ins>
    </w:p>
    <w:p w14:paraId="28771DCC" w14:textId="77777777" w:rsidR="00DE0521" w:rsidRDefault="00DE0521" w:rsidP="0029369E">
      <w:pPr>
        <w:spacing w:after="0" w:line="276" w:lineRule="auto"/>
        <w:ind w:left="720"/>
        <w:contextualSpacing/>
        <w:jc w:val="both"/>
        <w:rPr>
          <w:del w:id="1176" w:author="Tyler" w:date="2017-11-06T12:57:00Z"/>
        </w:rPr>
      </w:pPr>
      <w:bookmarkStart w:id="1177" w:name="_Toc497734564"/>
    </w:p>
    <w:p w14:paraId="058B451D" w14:textId="77777777" w:rsidR="00763648" w:rsidRDefault="00A74F1D" w:rsidP="00EA7949">
      <w:pPr>
        <w:pStyle w:val="Heading3"/>
        <w:rPr>
          <w:rPrChange w:id="1178" w:author="Tyler" w:date="2017-11-06T12:57:00Z">
            <w:rPr>
              <w:b/>
              <w:sz w:val="28"/>
            </w:rPr>
          </w:rPrChange>
        </w:rPr>
        <w:pPrChange w:id="1179" w:author="Tyler" w:date="2017-11-06T12:57:00Z">
          <w:pPr>
            <w:spacing w:after="0" w:line="276" w:lineRule="auto"/>
            <w:jc w:val="both"/>
          </w:pPr>
        </w:pPrChange>
      </w:pPr>
      <w:r>
        <w:rPr>
          <w:rPrChange w:id="1180" w:author="Tyler" w:date="2017-11-06T12:57:00Z">
            <w:rPr>
              <w:b/>
              <w:sz w:val="28"/>
            </w:rPr>
          </w:rPrChange>
        </w:rPr>
        <w:t>3.3.5 Maintainability and Portability Requirements</w:t>
      </w:r>
      <w:bookmarkEnd w:id="1177"/>
    </w:p>
    <w:p w14:paraId="4AE724E1" w14:textId="7CBEE21A" w:rsidR="00763648" w:rsidRDefault="00A74F1D">
      <w:pPr>
        <w:numPr>
          <w:ilvl w:val="0"/>
          <w:numId w:val="6"/>
        </w:numPr>
        <w:spacing w:after="0" w:line="276" w:lineRule="auto"/>
        <w:contextualSpacing/>
        <w:jc w:val="both"/>
        <w:pPrChange w:id="1181" w:author="Tyler" w:date="2017-11-06T12:57:00Z">
          <w:pPr>
            <w:numPr>
              <w:numId w:val="38"/>
            </w:numPr>
            <w:spacing w:after="0" w:line="276" w:lineRule="auto"/>
            <w:ind w:left="720" w:hanging="360"/>
            <w:contextualSpacing/>
            <w:jc w:val="both"/>
          </w:pPr>
        </w:pPrChange>
      </w:pPr>
      <w:r>
        <w:t xml:space="preserve">The application for communicating with the walker is expected to run on Android </w:t>
      </w:r>
      <w:del w:id="1182" w:author="Tyler" w:date="2017-11-06T12:57:00Z">
        <w:r w:rsidR="006A07A7">
          <w:delText>smartphones</w:delText>
        </w:r>
      </w:del>
      <w:ins w:id="1183" w:author="Tyler" w:date="2017-11-06T12:57:00Z">
        <w:r>
          <w:t>phones.</w:t>
        </w:r>
      </w:ins>
    </w:p>
    <w:p w14:paraId="41F4F07A" w14:textId="77777777" w:rsidR="00DE0521" w:rsidRDefault="00DE0521" w:rsidP="0029369E">
      <w:pPr>
        <w:spacing w:after="0" w:line="276" w:lineRule="auto"/>
        <w:ind w:left="720"/>
        <w:contextualSpacing/>
        <w:jc w:val="both"/>
        <w:rPr>
          <w:del w:id="1184" w:author="Tyler" w:date="2017-11-06T12:57:00Z"/>
        </w:rPr>
      </w:pPr>
      <w:bookmarkStart w:id="1185" w:name="_Toc497734565"/>
    </w:p>
    <w:p w14:paraId="207EA02F" w14:textId="77777777" w:rsidR="00763648" w:rsidRDefault="00A74F1D" w:rsidP="00EA7949">
      <w:pPr>
        <w:pStyle w:val="Heading3"/>
        <w:rPr>
          <w:rPrChange w:id="1186" w:author="Tyler" w:date="2017-11-06T12:57:00Z">
            <w:rPr>
              <w:b/>
              <w:sz w:val="28"/>
            </w:rPr>
          </w:rPrChange>
        </w:rPr>
        <w:pPrChange w:id="1187" w:author="Tyler" w:date="2017-11-06T12:57:00Z">
          <w:pPr>
            <w:spacing w:after="0" w:line="276" w:lineRule="auto"/>
            <w:jc w:val="both"/>
          </w:pPr>
        </w:pPrChange>
      </w:pPr>
      <w:r>
        <w:rPr>
          <w:rPrChange w:id="1188" w:author="Tyler" w:date="2017-11-06T12:57:00Z">
            <w:rPr>
              <w:b/>
              <w:sz w:val="28"/>
            </w:rPr>
          </w:rPrChange>
        </w:rPr>
        <w:t>3.3.6 Security Requirements</w:t>
      </w:r>
      <w:bookmarkEnd w:id="1185"/>
    </w:p>
    <w:p w14:paraId="34D3F9C0" w14:textId="77777777" w:rsidR="00763648" w:rsidRDefault="00A74F1D">
      <w:pPr>
        <w:numPr>
          <w:ilvl w:val="0"/>
          <w:numId w:val="3"/>
        </w:numPr>
        <w:spacing w:after="0" w:line="276" w:lineRule="auto"/>
        <w:contextualSpacing/>
        <w:jc w:val="both"/>
        <w:pPrChange w:id="1189" w:author="Tyler" w:date="2017-11-06T12:57:00Z">
          <w:pPr>
            <w:numPr>
              <w:numId w:val="38"/>
            </w:numPr>
            <w:spacing w:after="0" w:line="276" w:lineRule="auto"/>
            <w:ind w:left="720" w:hanging="360"/>
            <w:contextualSpacing/>
            <w:jc w:val="both"/>
          </w:pPr>
        </w:pPrChange>
      </w:pPr>
      <w:r>
        <w:t>Only registered caregivers, family, and significant others in a caregiving role shall be given the ability to use the GPS tracking feature of the walker</w:t>
      </w:r>
      <w:ins w:id="1190" w:author="Tyler" w:date="2017-11-06T12:57:00Z">
        <w:r>
          <w:t xml:space="preserve"> to protect the user's </w:t>
        </w:r>
        <w:r w:rsidR="00A4030A">
          <w:t>privacy.*</w:t>
        </w:r>
      </w:ins>
    </w:p>
    <w:p w14:paraId="432109F3" w14:textId="77777777" w:rsidR="00763648" w:rsidRDefault="00763648">
      <w:pPr>
        <w:spacing w:after="0" w:line="276" w:lineRule="auto"/>
        <w:ind w:left="720"/>
        <w:jc w:val="both"/>
        <w:pPrChange w:id="1191" w:author="Tyler" w:date="2017-11-06T12:57:00Z">
          <w:pPr>
            <w:spacing w:after="0" w:line="276" w:lineRule="auto"/>
            <w:ind w:left="720"/>
            <w:contextualSpacing/>
            <w:jc w:val="both"/>
          </w:pPr>
        </w:pPrChange>
      </w:pPr>
    </w:p>
    <w:p w14:paraId="658788E4" w14:textId="77777777" w:rsidR="00763648" w:rsidRDefault="00A74F1D" w:rsidP="00EA7949">
      <w:pPr>
        <w:pStyle w:val="Heading3"/>
        <w:rPr>
          <w:rPrChange w:id="1192" w:author="Tyler" w:date="2017-11-06T12:57:00Z">
            <w:rPr>
              <w:b/>
              <w:sz w:val="28"/>
            </w:rPr>
          </w:rPrChange>
        </w:rPr>
        <w:pPrChange w:id="1193" w:author="Tyler" w:date="2017-11-06T12:57:00Z">
          <w:pPr>
            <w:spacing w:after="0" w:line="276" w:lineRule="auto"/>
            <w:jc w:val="both"/>
          </w:pPr>
        </w:pPrChange>
      </w:pPr>
      <w:bookmarkStart w:id="1194" w:name="_Toc497734566"/>
      <w:r>
        <w:rPr>
          <w:rPrChange w:id="1195" w:author="Tyler" w:date="2017-11-06T12:57:00Z">
            <w:rPr>
              <w:b/>
              <w:sz w:val="28"/>
            </w:rPr>
          </w:rPrChange>
        </w:rPr>
        <w:t>3.3.7 Legal Requirements</w:t>
      </w:r>
      <w:bookmarkEnd w:id="1194"/>
    </w:p>
    <w:p w14:paraId="1B9B75F6" w14:textId="77777777" w:rsidR="00763648" w:rsidRDefault="00A74F1D">
      <w:pPr>
        <w:numPr>
          <w:ilvl w:val="0"/>
          <w:numId w:val="10"/>
        </w:numPr>
        <w:spacing w:after="0" w:line="276" w:lineRule="auto"/>
        <w:contextualSpacing/>
        <w:jc w:val="both"/>
        <w:pPrChange w:id="1196" w:author="Tyler" w:date="2017-11-06T12:57:00Z">
          <w:pPr>
            <w:numPr>
              <w:numId w:val="39"/>
            </w:numPr>
            <w:spacing w:after="0" w:line="276" w:lineRule="auto"/>
            <w:ind w:left="720" w:hanging="360"/>
            <w:contextualSpacing/>
            <w:jc w:val="both"/>
          </w:pPr>
        </w:pPrChange>
      </w:pPr>
      <w:r>
        <w:t>GPS tracking functionality must be easily removed to facilitate sale in areas where such functionality is illegal or may become illegal</w:t>
      </w:r>
    </w:p>
    <w:p w14:paraId="36091DC2" w14:textId="6CBA3F46" w:rsidR="00763648" w:rsidRDefault="00A74F1D">
      <w:pPr>
        <w:numPr>
          <w:ilvl w:val="0"/>
          <w:numId w:val="10"/>
        </w:numPr>
        <w:spacing w:after="0" w:line="276" w:lineRule="auto"/>
        <w:contextualSpacing/>
        <w:jc w:val="both"/>
        <w:pPrChange w:id="1197" w:author="Tyler" w:date="2017-11-06T12:57:00Z">
          <w:pPr>
            <w:numPr>
              <w:numId w:val="38"/>
            </w:numPr>
            <w:spacing w:after="0" w:line="276" w:lineRule="auto"/>
            <w:ind w:left="720" w:hanging="360"/>
            <w:contextualSpacing/>
            <w:jc w:val="both"/>
          </w:pPr>
        </w:pPrChange>
      </w:pPr>
      <w:r>
        <w:t>As a medical device, the walker must meet Canada’s Medical Devices Regulations as outlined in SOR/98-282</w:t>
      </w:r>
      <w:del w:id="1198" w:author="Tyler" w:date="2017-11-06T12:57:00Z">
        <w:r w:rsidR="006A07A7">
          <w:delText xml:space="preserve"> </w:delText>
        </w:r>
        <w:r w:rsidR="007568C6">
          <w:fldChar w:fldCharType="begin"/>
        </w:r>
        <w:r w:rsidR="007568C6">
          <w:delInstrText xml:space="preserve"> HYPERLINK "http://laws-lois.justice.gc.ca/eng/regulations/SOR-98-282/index.html" </w:delInstrText>
        </w:r>
        <w:r w:rsidR="007568C6">
          <w:fldChar w:fldCharType="separate"/>
        </w:r>
        <w:r w:rsidR="00DE0521" w:rsidRPr="003F619C">
          <w:rPr>
            <w:rStyle w:val="Hyperlink"/>
          </w:rPr>
          <w:delText>http://laws-lois.justice.gc.ca/eng/regulations/SOR-98-282/index.html</w:delText>
        </w:r>
        <w:r w:rsidR="007568C6">
          <w:rPr>
            <w:rStyle w:val="Hyperlink"/>
          </w:rPr>
          <w:fldChar w:fldCharType="end"/>
        </w:r>
      </w:del>
    </w:p>
    <w:p w14:paraId="16C76895" w14:textId="77777777" w:rsidR="00763648" w:rsidRDefault="00763648">
      <w:pPr>
        <w:spacing w:after="0" w:line="276" w:lineRule="auto"/>
        <w:ind w:left="720"/>
        <w:jc w:val="both"/>
        <w:pPrChange w:id="1199" w:author="Tyler" w:date="2017-11-06T12:57:00Z">
          <w:pPr>
            <w:spacing w:after="0" w:line="276" w:lineRule="auto"/>
            <w:ind w:left="720"/>
            <w:contextualSpacing/>
            <w:jc w:val="both"/>
          </w:pPr>
        </w:pPrChange>
      </w:pPr>
    </w:p>
    <w:p w14:paraId="7B03CC14" w14:textId="77777777" w:rsidR="00763648" w:rsidRDefault="00A74F1D" w:rsidP="00EA7949">
      <w:pPr>
        <w:pStyle w:val="Heading3"/>
        <w:rPr>
          <w:rPrChange w:id="1200" w:author="Tyler" w:date="2017-11-06T12:57:00Z">
            <w:rPr>
              <w:b/>
              <w:sz w:val="28"/>
            </w:rPr>
          </w:rPrChange>
        </w:rPr>
        <w:pPrChange w:id="1201" w:author="Tyler" w:date="2017-11-06T12:57:00Z">
          <w:pPr>
            <w:spacing w:after="0" w:line="276" w:lineRule="auto"/>
            <w:jc w:val="both"/>
          </w:pPr>
        </w:pPrChange>
      </w:pPr>
      <w:bookmarkStart w:id="1202" w:name="_Toc497734567"/>
      <w:r>
        <w:rPr>
          <w:rPrChange w:id="1203" w:author="Tyler" w:date="2017-11-06T12:57:00Z">
            <w:rPr>
              <w:b/>
              <w:sz w:val="28"/>
            </w:rPr>
          </w:rPrChange>
        </w:rPr>
        <w:lastRenderedPageBreak/>
        <w:t>3.3.8 Open Issues</w:t>
      </w:r>
      <w:bookmarkEnd w:id="1202"/>
    </w:p>
    <w:p w14:paraId="5BB9250F" w14:textId="77777777" w:rsidR="00763648" w:rsidRDefault="00A74F1D">
      <w:pPr>
        <w:numPr>
          <w:ilvl w:val="0"/>
          <w:numId w:val="11"/>
        </w:numPr>
        <w:spacing w:after="0" w:line="276" w:lineRule="auto"/>
        <w:contextualSpacing/>
        <w:jc w:val="both"/>
        <w:pPrChange w:id="1204" w:author="Tyler" w:date="2017-11-06T12:57:00Z">
          <w:pPr>
            <w:numPr>
              <w:numId w:val="35"/>
            </w:numPr>
            <w:spacing w:after="0" w:line="276" w:lineRule="auto"/>
            <w:ind w:left="720" w:hanging="360"/>
            <w:contextualSpacing/>
            <w:jc w:val="both"/>
          </w:pPr>
        </w:pPrChange>
      </w:pPr>
      <w:r>
        <w:t>Investigation into the suitability of Google’s Eddystone technology for walker localization is not yet complete</w:t>
      </w:r>
      <w:ins w:id="1205" w:author="Tyler" w:date="2017-11-06T12:57:00Z">
        <w:r>
          <w:t>.</w:t>
        </w:r>
      </w:ins>
    </w:p>
    <w:p w14:paraId="68CF8BC9" w14:textId="401A6128" w:rsidR="00763648" w:rsidRDefault="00A74F1D">
      <w:pPr>
        <w:numPr>
          <w:ilvl w:val="0"/>
          <w:numId w:val="11"/>
        </w:numPr>
        <w:spacing w:after="0" w:line="276" w:lineRule="auto"/>
        <w:contextualSpacing/>
        <w:jc w:val="both"/>
        <w:pPrChange w:id="1206" w:author="Tyler" w:date="2017-11-06T12:57:00Z">
          <w:pPr>
            <w:numPr>
              <w:numId w:val="35"/>
            </w:numPr>
            <w:spacing w:after="0" w:line="276" w:lineRule="auto"/>
            <w:ind w:left="720" w:hanging="360"/>
            <w:contextualSpacing/>
            <w:jc w:val="both"/>
          </w:pPr>
        </w:pPrChange>
      </w:pPr>
      <w:r>
        <w:t>Investigation and testing of the suitability of using a single a Raspberry Pi for all system processing is not yet complete</w:t>
      </w:r>
      <w:del w:id="1207" w:author="Tyler" w:date="2017-11-06T12:57:00Z">
        <w:r w:rsidR="006A07A7">
          <w:delText xml:space="preserve"> </w:delText>
        </w:r>
      </w:del>
      <w:ins w:id="1208" w:author="Tyler" w:date="2017-11-06T12:57:00Z">
        <w:r>
          <w:t>.</w:t>
        </w:r>
      </w:ins>
    </w:p>
    <w:p w14:paraId="4F0E17C4" w14:textId="77777777" w:rsidR="00B909E9" w:rsidRDefault="006A07A7" w:rsidP="0029369E">
      <w:pPr>
        <w:numPr>
          <w:ilvl w:val="0"/>
          <w:numId w:val="35"/>
        </w:numPr>
        <w:spacing w:after="0" w:line="276" w:lineRule="auto"/>
        <w:contextualSpacing/>
        <w:jc w:val="both"/>
        <w:rPr>
          <w:del w:id="1209" w:author="Tyler" w:date="2017-11-06T12:57:00Z"/>
        </w:rPr>
      </w:pPr>
      <w:del w:id="1210" w:author="Tyler" w:date="2017-11-06T12:57:00Z">
        <w:r>
          <w:delText>Investigation into whether the second version of the Microsoft Kinect is suitable for use with Linux and ROS is ongoing</w:delText>
        </w:r>
      </w:del>
    </w:p>
    <w:p w14:paraId="7D3287F7" w14:textId="77777777" w:rsidR="00763648" w:rsidRDefault="00763648">
      <w:pPr>
        <w:spacing w:after="0" w:line="276" w:lineRule="auto"/>
        <w:ind w:left="720"/>
        <w:jc w:val="both"/>
        <w:pPrChange w:id="1211" w:author="Tyler" w:date="2017-11-06T12:57:00Z">
          <w:pPr>
            <w:spacing w:after="0" w:line="276" w:lineRule="auto"/>
            <w:ind w:left="720"/>
            <w:contextualSpacing/>
            <w:jc w:val="both"/>
          </w:pPr>
        </w:pPrChange>
      </w:pPr>
    </w:p>
    <w:p w14:paraId="169708CB" w14:textId="77777777" w:rsidR="00763648" w:rsidRDefault="00A74F1D" w:rsidP="00EA7949">
      <w:pPr>
        <w:pStyle w:val="Heading3"/>
        <w:rPr>
          <w:rPrChange w:id="1212" w:author="Tyler" w:date="2017-11-06T12:57:00Z">
            <w:rPr>
              <w:b/>
              <w:sz w:val="28"/>
            </w:rPr>
          </w:rPrChange>
        </w:rPr>
        <w:pPrChange w:id="1213" w:author="Tyler" w:date="2017-11-06T12:57:00Z">
          <w:pPr>
            <w:spacing w:after="0" w:line="276" w:lineRule="auto"/>
            <w:jc w:val="both"/>
          </w:pPr>
        </w:pPrChange>
      </w:pPr>
      <w:bookmarkStart w:id="1214" w:name="_Toc497734568"/>
      <w:r>
        <w:rPr>
          <w:rPrChange w:id="1215" w:author="Tyler" w:date="2017-11-06T12:57:00Z">
            <w:rPr>
              <w:b/>
              <w:sz w:val="28"/>
            </w:rPr>
          </w:rPrChange>
        </w:rPr>
        <w:t>3.3.9 Off-the-Shelf Solutions</w:t>
      </w:r>
      <w:bookmarkEnd w:id="1214"/>
    </w:p>
    <w:p w14:paraId="3B39032D" w14:textId="5CFCE4F1" w:rsidR="00763648" w:rsidRDefault="00A74F1D">
      <w:pPr>
        <w:numPr>
          <w:ilvl w:val="0"/>
          <w:numId w:val="7"/>
        </w:numPr>
        <w:spacing w:after="0" w:line="276" w:lineRule="auto"/>
        <w:contextualSpacing/>
        <w:jc w:val="both"/>
        <w:pPrChange w:id="1216" w:author="Tyler" w:date="2017-11-06T12:57:00Z">
          <w:pPr>
            <w:numPr>
              <w:numId w:val="35"/>
            </w:numPr>
            <w:spacing w:after="0" w:line="276" w:lineRule="auto"/>
            <w:ind w:left="720" w:hanging="360"/>
            <w:contextualSpacing/>
            <w:jc w:val="both"/>
          </w:pPr>
        </w:pPrChange>
      </w:pPr>
      <w:r>
        <w:t xml:space="preserve">The </w:t>
      </w:r>
      <w:del w:id="1217" w:author="Tyler" w:date="2017-11-06T12:57:00Z">
        <w:r w:rsidR="006A07A7">
          <w:delText>‘</w:delText>
        </w:r>
      </w:del>
      <w:r>
        <w:t xml:space="preserve">Robot Operating </w:t>
      </w:r>
      <w:del w:id="1218" w:author="Tyler" w:date="2017-11-06T12:57:00Z">
        <w:r w:rsidR="006A07A7">
          <w:delText>System’s’</w:delText>
        </w:r>
      </w:del>
      <w:ins w:id="1219" w:author="Tyler" w:date="2017-11-06T12:57:00Z">
        <w:r>
          <w:t>System’s</w:t>
        </w:r>
      </w:ins>
      <w:r>
        <w:t xml:space="preserve"> Navigation library </w:t>
      </w:r>
      <w:del w:id="1220" w:author="Tyler" w:date="2017-11-06T12:57:00Z">
        <w:r w:rsidR="006A07A7">
          <w:delText xml:space="preserve">and it’s related libraries </w:delText>
        </w:r>
      </w:del>
      <w:r>
        <w:t>can be used for the autonomous navigation aspect</w:t>
      </w:r>
      <w:ins w:id="1221" w:author="Tyler" w:date="2017-11-06T12:57:00Z">
        <w:r>
          <w:t xml:space="preserve"> of the </w:t>
        </w:r>
        <w:r w:rsidR="0093011A">
          <w:t>walker’s</w:t>
        </w:r>
        <w:r>
          <w:t xml:space="preserve"> functionality. [5]</w:t>
        </w:r>
      </w:ins>
    </w:p>
    <w:p w14:paraId="153BAE5E" w14:textId="77777777" w:rsidR="00763648" w:rsidRDefault="00A74F1D">
      <w:pPr>
        <w:numPr>
          <w:ilvl w:val="0"/>
          <w:numId w:val="7"/>
        </w:numPr>
        <w:spacing w:after="0" w:line="276" w:lineRule="auto"/>
        <w:contextualSpacing/>
        <w:jc w:val="both"/>
        <w:pPrChange w:id="1222" w:author="Tyler" w:date="2017-11-06T12:57:00Z">
          <w:pPr>
            <w:numPr>
              <w:numId w:val="35"/>
            </w:numPr>
            <w:spacing w:after="0" w:line="276" w:lineRule="auto"/>
            <w:ind w:left="720" w:hanging="360"/>
            <w:contextualSpacing/>
            <w:jc w:val="both"/>
          </w:pPr>
        </w:pPrChange>
      </w:pPr>
      <w:r>
        <w:t>Estimote Location Beacons from Estimote Inc. can be used for walker and user localization for indoor environments</w:t>
      </w:r>
      <w:ins w:id="1223" w:author="Tyler" w:date="2017-11-06T12:57:00Z">
        <w:r>
          <w:t xml:space="preserve"> [4].</w:t>
        </w:r>
      </w:ins>
    </w:p>
    <w:p w14:paraId="6CE7E610" w14:textId="77777777" w:rsidR="00B909E9" w:rsidRDefault="006A07A7" w:rsidP="0029369E">
      <w:pPr>
        <w:numPr>
          <w:ilvl w:val="1"/>
          <w:numId w:val="35"/>
        </w:numPr>
        <w:spacing w:after="0" w:line="276" w:lineRule="auto"/>
        <w:contextualSpacing/>
        <w:jc w:val="both"/>
        <w:rPr>
          <w:del w:id="1224" w:author="Tyler" w:date="2017-11-06T12:57:00Z"/>
        </w:rPr>
      </w:pPr>
      <w:del w:id="1225" w:author="Tyler" w:date="2017-11-06T12:57:00Z">
        <w:r>
          <w:delText>Several other companies have similar technologies but Estimote Inc.’s product is what will likely be used</w:delText>
        </w:r>
      </w:del>
    </w:p>
    <w:p w14:paraId="2D9CF789" w14:textId="77777777" w:rsidR="00763648" w:rsidRDefault="00A74F1D">
      <w:pPr>
        <w:numPr>
          <w:ilvl w:val="0"/>
          <w:numId w:val="7"/>
        </w:numPr>
        <w:spacing w:after="0" w:line="276" w:lineRule="auto"/>
        <w:contextualSpacing/>
        <w:jc w:val="both"/>
        <w:pPrChange w:id="1226" w:author="Tyler" w:date="2017-11-06T12:57:00Z">
          <w:pPr>
            <w:numPr>
              <w:numId w:val="35"/>
            </w:numPr>
            <w:spacing w:after="0" w:line="276" w:lineRule="auto"/>
            <w:ind w:left="720" w:hanging="360"/>
            <w:contextualSpacing/>
            <w:jc w:val="both"/>
          </w:pPr>
        </w:pPrChange>
      </w:pPr>
      <w:r>
        <w:t>Several smart walker technologies already exist with features that have been considered or could be considered for Modern Mobility’s walker</w:t>
      </w:r>
      <w:ins w:id="1227" w:author="Tyler" w:date="2017-11-06T12:57:00Z">
        <w:r w:rsidR="000D0F3B">
          <w:t>.</w:t>
        </w:r>
      </w:ins>
    </w:p>
    <w:p w14:paraId="79D0FCC3" w14:textId="77777777" w:rsidR="00763648" w:rsidRDefault="00A74F1D">
      <w:pPr>
        <w:numPr>
          <w:ilvl w:val="1"/>
          <w:numId w:val="11"/>
        </w:numPr>
        <w:spacing w:after="0" w:line="276" w:lineRule="auto"/>
        <w:contextualSpacing/>
        <w:jc w:val="both"/>
        <w:pPrChange w:id="1228" w:author="Tyler" w:date="2017-11-06T12:57:00Z">
          <w:pPr>
            <w:numPr>
              <w:ilvl w:val="1"/>
              <w:numId w:val="35"/>
            </w:numPr>
            <w:spacing w:after="0" w:line="276" w:lineRule="auto"/>
            <w:ind w:left="1440" w:hanging="360"/>
            <w:contextualSpacing/>
            <w:jc w:val="both"/>
          </w:pPr>
        </w:pPrChange>
      </w:pPr>
      <w:r>
        <w:t>Cornell engineering students developed a smart walker with electronic brakes and automatic braking when the user grabs the walker handgrips [1].</w:t>
      </w:r>
    </w:p>
    <w:p w14:paraId="617DB54E" w14:textId="77777777" w:rsidR="00763648" w:rsidRDefault="00A74F1D">
      <w:pPr>
        <w:numPr>
          <w:ilvl w:val="1"/>
          <w:numId w:val="11"/>
        </w:numPr>
        <w:spacing w:after="0" w:line="276" w:lineRule="auto"/>
        <w:contextualSpacing/>
        <w:jc w:val="both"/>
        <w:pPrChange w:id="1229" w:author="Tyler" w:date="2017-11-06T12:57:00Z">
          <w:pPr>
            <w:numPr>
              <w:ilvl w:val="1"/>
              <w:numId w:val="35"/>
            </w:numPr>
            <w:spacing w:after="0" w:line="276" w:lineRule="auto"/>
            <w:ind w:left="1440" w:hanging="360"/>
            <w:contextualSpacing/>
            <w:jc w:val="both"/>
          </w:pPr>
        </w:pPrChange>
      </w:pPr>
      <w:r>
        <w:t>Researchers at National Taiwan University created a smart walker named Johnnie that can autonomously navigate to the user. It also has a rehabilitation mode for helping the elderly to walk smoothly and safely</w:t>
      </w:r>
      <w:ins w:id="1230" w:author="Tyler" w:date="2017-11-06T12:57:00Z">
        <w:r>
          <w:t xml:space="preserve"> [2].</w:t>
        </w:r>
      </w:ins>
    </w:p>
    <w:p w14:paraId="2EA163E7" w14:textId="1771DEF6" w:rsidR="00763648" w:rsidRDefault="00A74F1D">
      <w:pPr>
        <w:numPr>
          <w:ilvl w:val="1"/>
          <w:numId w:val="11"/>
        </w:numPr>
        <w:spacing w:after="0" w:line="276" w:lineRule="auto"/>
        <w:contextualSpacing/>
        <w:jc w:val="both"/>
        <w:pPrChange w:id="1231" w:author="Tyler" w:date="2017-11-06T12:57:00Z">
          <w:pPr>
            <w:numPr>
              <w:ilvl w:val="1"/>
              <w:numId w:val="35"/>
            </w:numPr>
            <w:spacing w:after="0" w:line="276" w:lineRule="auto"/>
            <w:ind w:left="1440" w:hanging="360"/>
            <w:contextualSpacing/>
            <w:jc w:val="both"/>
          </w:pPr>
        </w:pPrChange>
      </w:pPr>
      <w:r>
        <w:t>ETH Zurich created a smart walker called SmartWalker that can autonomously navigate to the user, and use electric motors to assists the user in walking. The pace of the walker adjusts to the user’s walking pace automatically</w:t>
      </w:r>
      <w:del w:id="1232" w:author="Tyler" w:date="2017-11-06T12:57:00Z">
        <w:r w:rsidR="006A07A7">
          <w:delText>.</w:delText>
        </w:r>
      </w:del>
      <w:ins w:id="1233" w:author="Tyler" w:date="2017-11-06T12:57:00Z">
        <w:r>
          <w:t xml:space="preserve"> [3].</w:t>
        </w:r>
      </w:ins>
    </w:p>
    <w:p w14:paraId="00826459" w14:textId="77777777" w:rsidR="00A10EBE" w:rsidRDefault="00A10EBE">
      <w:pPr>
        <w:rPr>
          <w:ins w:id="1234" w:author="Tyler" w:date="2017-11-06T12:57:00Z"/>
        </w:rPr>
      </w:pPr>
      <w:r>
        <w:br w:type="page"/>
      </w:r>
    </w:p>
    <w:p w14:paraId="25504C20" w14:textId="77777777" w:rsidR="00763648" w:rsidRDefault="00A74F1D">
      <w:pPr>
        <w:pStyle w:val="Heading2"/>
        <w:jc w:val="both"/>
        <w:rPr>
          <w:ins w:id="1235" w:author="Tyler" w:date="2017-11-06T12:57:00Z"/>
        </w:rPr>
      </w:pPr>
      <w:bookmarkStart w:id="1236" w:name="_hc43gpk1wjmp" w:colFirst="0" w:colLast="0"/>
      <w:bookmarkStart w:id="1237" w:name="_Toc497734569"/>
      <w:bookmarkEnd w:id="1236"/>
      <w:ins w:id="1238" w:author="Tyler" w:date="2017-11-06T12:57:00Z">
        <w:r>
          <w:lastRenderedPageBreak/>
          <w:t>3.3 Requirements Subject to Change</w:t>
        </w:r>
        <w:bookmarkEnd w:id="1237"/>
      </w:ins>
    </w:p>
    <w:p w14:paraId="14853E65" w14:textId="77777777" w:rsidR="000D0F3B" w:rsidRPr="000D0F3B" w:rsidRDefault="000D0F3B" w:rsidP="000D0F3B">
      <w:pPr>
        <w:rPr>
          <w:ins w:id="1239" w:author="Tyler" w:date="2017-11-06T12:57:00Z"/>
        </w:rPr>
      </w:pPr>
    </w:p>
    <w:p w14:paraId="56B774B5" w14:textId="77777777" w:rsidR="000D0F3B" w:rsidRPr="000D0F3B" w:rsidRDefault="000D0F3B" w:rsidP="000D0F3B">
      <w:pPr>
        <w:pStyle w:val="Caption"/>
        <w:rPr>
          <w:ins w:id="1240" w:author="Tyler" w:date="2017-11-06T12:57:00Z"/>
          <w:b/>
          <w:i w:val="0"/>
          <w:color w:val="auto"/>
          <w:sz w:val="22"/>
        </w:rPr>
      </w:pPr>
      <w:bookmarkStart w:id="1241" w:name="_Ref497733914"/>
      <w:bookmarkStart w:id="1242" w:name="_Ref497734405"/>
      <w:bookmarkStart w:id="1243" w:name="_Toc497734680"/>
      <w:ins w:id="1244" w:author="Tyler" w:date="2017-11-06T12:57:00Z">
        <w:r w:rsidRPr="000D0F3B">
          <w:rPr>
            <w:b/>
            <w:i w:val="0"/>
            <w:color w:val="auto"/>
            <w:sz w:val="22"/>
          </w:rPr>
          <w:t xml:space="preserve">Table </w:t>
        </w:r>
        <w:r w:rsidRPr="000D0F3B">
          <w:rPr>
            <w:b/>
            <w:i w:val="0"/>
            <w:color w:val="auto"/>
            <w:sz w:val="22"/>
          </w:rPr>
          <w:fldChar w:fldCharType="begin"/>
        </w:r>
        <w:r w:rsidRPr="000D0F3B">
          <w:rPr>
            <w:b/>
            <w:i w:val="0"/>
            <w:color w:val="auto"/>
            <w:sz w:val="22"/>
          </w:rPr>
          <w:instrText xml:space="preserve"> SEQ Table \* ARABIC </w:instrText>
        </w:r>
        <w:r w:rsidRPr="000D0F3B">
          <w:rPr>
            <w:b/>
            <w:i w:val="0"/>
            <w:color w:val="auto"/>
            <w:sz w:val="22"/>
          </w:rPr>
          <w:fldChar w:fldCharType="separate"/>
        </w:r>
        <w:r w:rsidRPr="000D0F3B">
          <w:rPr>
            <w:b/>
            <w:i w:val="0"/>
            <w:noProof/>
            <w:color w:val="auto"/>
            <w:sz w:val="22"/>
          </w:rPr>
          <w:t>4</w:t>
        </w:r>
        <w:r w:rsidRPr="000D0F3B">
          <w:rPr>
            <w:b/>
            <w:i w:val="0"/>
            <w:color w:val="auto"/>
            <w:sz w:val="22"/>
          </w:rPr>
          <w:fldChar w:fldCharType="end"/>
        </w:r>
        <w:bookmarkEnd w:id="1241"/>
        <w:r w:rsidRPr="000D0F3B">
          <w:rPr>
            <w:b/>
            <w:i w:val="0"/>
            <w:color w:val="auto"/>
            <w:sz w:val="22"/>
          </w:rPr>
          <w:t xml:space="preserve"> - Requirements Subject to Change</w:t>
        </w:r>
        <w:bookmarkEnd w:id="1242"/>
        <w:bookmarkEnd w:id="1243"/>
      </w:ins>
    </w:p>
    <w:tbl>
      <w:tblPr>
        <w:tblStyle w:val="TableGrid"/>
        <w:tblW w:w="0" w:type="auto"/>
        <w:tblLook w:val="04A0" w:firstRow="1" w:lastRow="0" w:firstColumn="1" w:lastColumn="0" w:noHBand="0" w:noVBand="1"/>
      </w:tblPr>
      <w:tblGrid>
        <w:gridCol w:w="1526"/>
        <w:gridCol w:w="8050"/>
      </w:tblGrid>
      <w:tr w:rsidR="00824C3A" w14:paraId="3B53CAE9" w14:textId="77777777" w:rsidTr="00A10EBE">
        <w:trPr>
          <w:ins w:id="1245" w:author="Tyler" w:date="2017-11-06T12:57:00Z"/>
        </w:trPr>
        <w:tc>
          <w:tcPr>
            <w:tcW w:w="1526" w:type="dxa"/>
          </w:tcPr>
          <w:p w14:paraId="570514F0" w14:textId="77777777" w:rsidR="00824C3A" w:rsidRPr="00A10EBE" w:rsidRDefault="00824C3A" w:rsidP="00824C3A">
            <w:pPr>
              <w:rPr>
                <w:ins w:id="1246" w:author="Tyler" w:date="2017-11-06T12:57:00Z"/>
                <w:b/>
              </w:rPr>
            </w:pPr>
            <w:ins w:id="1247" w:author="Tyler" w:date="2017-11-06T12:57:00Z">
              <w:r w:rsidRPr="00A10EBE">
                <w:rPr>
                  <w:b/>
                </w:rPr>
                <w:t>Requirement</w:t>
              </w:r>
            </w:ins>
          </w:p>
        </w:tc>
        <w:tc>
          <w:tcPr>
            <w:tcW w:w="8050" w:type="dxa"/>
          </w:tcPr>
          <w:p w14:paraId="790120C9" w14:textId="77777777" w:rsidR="00824C3A" w:rsidRPr="00A10EBE" w:rsidRDefault="00824C3A" w:rsidP="00824C3A">
            <w:pPr>
              <w:rPr>
                <w:ins w:id="1248" w:author="Tyler" w:date="2017-11-06T12:57:00Z"/>
                <w:b/>
              </w:rPr>
            </w:pPr>
            <w:ins w:id="1249" w:author="Tyler" w:date="2017-11-06T12:57:00Z">
              <w:r w:rsidRPr="00A10EBE">
                <w:rPr>
                  <w:b/>
                </w:rPr>
                <w:t>Justification</w:t>
              </w:r>
            </w:ins>
          </w:p>
        </w:tc>
      </w:tr>
      <w:tr w:rsidR="00824C3A" w14:paraId="24F6C93D" w14:textId="77777777" w:rsidTr="00A10EBE">
        <w:trPr>
          <w:ins w:id="1250" w:author="Tyler" w:date="2017-11-06T12:57:00Z"/>
        </w:trPr>
        <w:tc>
          <w:tcPr>
            <w:tcW w:w="1526" w:type="dxa"/>
          </w:tcPr>
          <w:p w14:paraId="189C2B48" w14:textId="77777777" w:rsidR="00824C3A" w:rsidRPr="00A10EBE" w:rsidRDefault="000D0F3B" w:rsidP="0086741A">
            <w:pPr>
              <w:rPr>
                <w:ins w:id="1251" w:author="Tyler" w:date="2017-11-06T12:57:00Z"/>
                <w:highlight w:val="yellow"/>
              </w:rPr>
            </w:pPr>
            <w:ins w:id="1252" w:author="Tyler" w:date="2017-11-06T12:57:00Z">
              <w:r>
                <w:rPr>
                  <w:highlight w:val="yellow"/>
                </w:rPr>
                <w:fldChar w:fldCharType="begin"/>
              </w:r>
              <w:r>
                <w:rPr>
                  <w:highlight w:val="yellow"/>
                </w:rPr>
                <w:instrText xml:space="preserve"> REF _Ref497733100 \h </w:instrText>
              </w:r>
              <w:r w:rsidR="0086741A">
                <w:rPr>
                  <w:highlight w:val="yellow"/>
                </w:rPr>
                <w:instrText xml:space="preserve"> \* MERGEFORMAT </w:instrText>
              </w:r>
              <w:r>
                <w:rPr>
                  <w:highlight w:val="yellow"/>
                </w:rPr>
              </w:r>
              <w:r>
                <w:rPr>
                  <w:highlight w:val="yellow"/>
                </w:rPr>
                <w:fldChar w:fldCharType="separate"/>
              </w:r>
              <w:r>
                <w:t>3.1.4, 1</w:t>
              </w:r>
              <w:r>
                <w:rPr>
                  <w:highlight w:val="yellow"/>
                </w:rPr>
                <w:fldChar w:fldCharType="end"/>
              </w:r>
            </w:ins>
          </w:p>
        </w:tc>
        <w:tc>
          <w:tcPr>
            <w:tcW w:w="8050" w:type="dxa"/>
          </w:tcPr>
          <w:p w14:paraId="3A352C71" w14:textId="77777777" w:rsidR="00824C3A" w:rsidRPr="002A7923" w:rsidRDefault="00A10EBE" w:rsidP="0086741A">
            <w:pPr>
              <w:contextualSpacing/>
              <w:jc w:val="both"/>
              <w:rPr>
                <w:ins w:id="1253" w:author="Tyler" w:date="2017-11-06T12:57:00Z"/>
              </w:rPr>
            </w:pPr>
            <w:ins w:id="1254" w:author="Tyler" w:date="2017-11-06T12:57:00Z">
              <w:r>
                <w:t>The Docking Station may not be necessary for charging, eliminating the need for this requirement.</w:t>
              </w:r>
            </w:ins>
          </w:p>
        </w:tc>
      </w:tr>
      <w:tr w:rsidR="00824C3A" w14:paraId="10075FD1" w14:textId="77777777" w:rsidTr="00A10EBE">
        <w:trPr>
          <w:ins w:id="1255" w:author="Tyler" w:date="2017-11-06T12:57:00Z"/>
        </w:trPr>
        <w:tc>
          <w:tcPr>
            <w:tcW w:w="1526" w:type="dxa"/>
          </w:tcPr>
          <w:p w14:paraId="2A92E900" w14:textId="77777777" w:rsidR="00824C3A" w:rsidRPr="00A10EBE" w:rsidRDefault="000D0F3B" w:rsidP="0086741A">
            <w:pPr>
              <w:rPr>
                <w:ins w:id="1256" w:author="Tyler" w:date="2017-11-06T12:57:00Z"/>
                <w:highlight w:val="yellow"/>
              </w:rPr>
            </w:pPr>
            <w:ins w:id="1257" w:author="Tyler" w:date="2017-11-06T12:57:00Z">
              <w:r>
                <w:rPr>
                  <w:highlight w:val="yellow"/>
                </w:rPr>
                <w:fldChar w:fldCharType="begin"/>
              </w:r>
              <w:r>
                <w:rPr>
                  <w:highlight w:val="yellow"/>
                </w:rPr>
                <w:instrText xml:space="preserve"> REF _Ref497733100 \h </w:instrText>
              </w:r>
              <w:r w:rsidR="0086741A">
                <w:rPr>
                  <w:highlight w:val="yellow"/>
                </w:rPr>
                <w:instrText xml:space="preserve"> \* MERGEFORMAT </w:instrText>
              </w:r>
              <w:r>
                <w:rPr>
                  <w:highlight w:val="yellow"/>
                </w:rPr>
              </w:r>
              <w:r>
                <w:rPr>
                  <w:highlight w:val="yellow"/>
                </w:rPr>
                <w:fldChar w:fldCharType="separate"/>
              </w:r>
              <w:r>
                <w:t>3.1.4, 2</w:t>
              </w:r>
              <w:r>
                <w:rPr>
                  <w:highlight w:val="yellow"/>
                </w:rPr>
                <w:fldChar w:fldCharType="end"/>
              </w:r>
            </w:ins>
          </w:p>
        </w:tc>
        <w:tc>
          <w:tcPr>
            <w:tcW w:w="8050" w:type="dxa"/>
          </w:tcPr>
          <w:p w14:paraId="6101758C" w14:textId="77777777" w:rsidR="00824C3A" w:rsidRPr="002A7923" w:rsidRDefault="00A10EBE" w:rsidP="0086741A">
            <w:pPr>
              <w:contextualSpacing/>
              <w:jc w:val="both"/>
              <w:rPr>
                <w:ins w:id="1258" w:author="Tyler" w:date="2017-11-06T12:57:00Z"/>
              </w:rPr>
            </w:pPr>
            <w:ins w:id="1259" w:author="Tyler" w:date="2017-11-06T12:57:00Z">
              <w:r>
                <w:t>The Docking Station may not be necessary for charging, eliminating the need for this requirement.</w:t>
              </w:r>
            </w:ins>
          </w:p>
        </w:tc>
      </w:tr>
      <w:tr w:rsidR="00824C3A" w14:paraId="250D0B79" w14:textId="77777777" w:rsidTr="00A10EBE">
        <w:trPr>
          <w:ins w:id="1260" w:author="Tyler" w:date="2017-11-06T12:57:00Z"/>
        </w:trPr>
        <w:tc>
          <w:tcPr>
            <w:tcW w:w="1526" w:type="dxa"/>
          </w:tcPr>
          <w:p w14:paraId="05F3943E" w14:textId="77777777" w:rsidR="00824C3A" w:rsidRPr="00A10EBE" w:rsidRDefault="000D0F3B" w:rsidP="0086741A">
            <w:pPr>
              <w:rPr>
                <w:ins w:id="1261" w:author="Tyler" w:date="2017-11-06T12:57:00Z"/>
                <w:highlight w:val="yellow"/>
              </w:rPr>
            </w:pPr>
            <w:ins w:id="1262" w:author="Tyler" w:date="2017-11-06T12:57:00Z">
              <w:r>
                <w:rPr>
                  <w:highlight w:val="yellow"/>
                </w:rPr>
                <w:fldChar w:fldCharType="begin"/>
              </w:r>
              <w:r>
                <w:rPr>
                  <w:highlight w:val="yellow"/>
                </w:rPr>
                <w:instrText xml:space="preserve"> REF _Ref497733496 \h </w:instrText>
              </w:r>
              <w:r w:rsidR="0086741A">
                <w:rPr>
                  <w:highlight w:val="yellow"/>
                </w:rPr>
                <w:instrText xml:space="preserve"> \* MERGEFORMAT </w:instrText>
              </w:r>
              <w:r>
                <w:rPr>
                  <w:highlight w:val="yellow"/>
                </w:rPr>
              </w:r>
              <w:r>
                <w:rPr>
                  <w:highlight w:val="yellow"/>
                </w:rPr>
                <w:fldChar w:fldCharType="separate"/>
              </w:r>
              <w:r>
                <w:t>3.1.3, 10</w:t>
              </w:r>
              <w:r>
                <w:rPr>
                  <w:highlight w:val="yellow"/>
                </w:rPr>
                <w:fldChar w:fldCharType="end"/>
              </w:r>
            </w:ins>
          </w:p>
        </w:tc>
        <w:tc>
          <w:tcPr>
            <w:tcW w:w="8050" w:type="dxa"/>
          </w:tcPr>
          <w:p w14:paraId="6C8AD4A7" w14:textId="77777777" w:rsidR="00824C3A" w:rsidRPr="002A7923" w:rsidRDefault="00A10EBE" w:rsidP="0086741A">
            <w:pPr>
              <w:contextualSpacing/>
              <w:jc w:val="both"/>
              <w:rPr>
                <w:ins w:id="1263" w:author="Tyler" w:date="2017-11-06T12:57:00Z"/>
              </w:rPr>
            </w:pPr>
            <w:ins w:id="1264" w:author="Tyler" w:date="2017-11-06T12:57:00Z">
              <w:r>
                <w:t>The phone app may not receive notifications if a request was failed.</w:t>
              </w:r>
            </w:ins>
          </w:p>
        </w:tc>
      </w:tr>
      <w:tr w:rsidR="00824C3A" w14:paraId="32629579" w14:textId="77777777" w:rsidTr="00A10EBE">
        <w:trPr>
          <w:ins w:id="1265" w:author="Tyler" w:date="2017-11-06T12:57:00Z"/>
        </w:trPr>
        <w:tc>
          <w:tcPr>
            <w:tcW w:w="1526" w:type="dxa"/>
          </w:tcPr>
          <w:p w14:paraId="007DDDBA" w14:textId="77777777" w:rsidR="00824C3A" w:rsidRPr="000D0F3B" w:rsidRDefault="000D0F3B" w:rsidP="0086741A">
            <w:pPr>
              <w:rPr>
                <w:ins w:id="1266" w:author="Tyler" w:date="2017-11-06T12:57:00Z"/>
                <w:highlight w:val="yellow"/>
              </w:rPr>
            </w:pPr>
            <w:ins w:id="1267" w:author="Tyler" w:date="2017-11-06T12:57:00Z">
              <w:r w:rsidRPr="000D0F3B">
                <w:rPr>
                  <w:highlight w:val="yellow"/>
                </w:rPr>
                <w:fldChar w:fldCharType="begin"/>
              </w:r>
              <w:r w:rsidRPr="000D0F3B">
                <w:rPr>
                  <w:highlight w:val="yellow"/>
                </w:rPr>
                <w:instrText xml:space="preserve"> REF _Ref497733548 \h  \* MERGEFORMAT </w:instrText>
              </w:r>
              <w:r w:rsidRPr="000D0F3B">
                <w:rPr>
                  <w:highlight w:val="yellow"/>
                </w:rPr>
              </w:r>
              <w:r w:rsidRPr="000D0F3B">
                <w:rPr>
                  <w:highlight w:val="yellow"/>
                </w:rPr>
                <w:fldChar w:fldCharType="separate"/>
              </w:r>
              <w:r w:rsidRPr="000D0F3B">
                <w:t>3.2.2, 5</w:t>
              </w:r>
              <w:r w:rsidRPr="000D0F3B">
                <w:rPr>
                  <w:highlight w:val="yellow"/>
                </w:rPr>
                <w:fldChar w:fldCharType="end"/>
              </w:r>
            </w:ins>
          </w:p>
        </w:tc>
        <w:tc>
          <w:tcPr>
            <w:tcW w:w="8050" w:type="dxa"/>
          </w:tcPr>
          <w:p w14:paraId="77AFE7F5" w14:textId="77777777" w:rsidR="00824C3A" w:rsidRPr="002A7923" w:rsidRDefault="00824C3A" w:rsidP="0086741A">
            <w:pPr>
              <w:jc w:val="both"/>
              <w:rPr>
                <w:ins w:id="1268" w:author="Tyler" w:date="2017-11-06T12:57:00Z"/>
              </w:rPr>
            </w:pPr>
            <w:ins w:id="1269" w:author="Tyler" w:date="2017-11-06T12:57:00Z">
              <w:r w:rsidRPr="002A7923">
                <w:t>Components have not yet been sourced and so what is a realistic final weight of the walker is not yet known</w:t>
              </w:r>
              <w:r w:rsidR="0093011A">
                <w:t>.</w:t>
              </w:r>
            </w:ins>
          </w:p>
        </w:tc>
      </w:tr>
      <w:tr w:rsidR="00824C3A" w14:paraId="2277A938" w14:textId="77777777" w:rsidTr="00A10EBE">
        <w:trPr>
          <w:ins w:id="1270" w:author="Tyler" w:date="2017-11-06T12:57:00Z"/>
        </w:trPr>
        <w:tc>
          <w:tcPr>
            <w:tcW w:w="1526" w:type="dxa"/>
          </w:tcPr>
          <w:p w14:paraId="0B0CFE87" w14:textId="77777777" w:rsidR="00824C3A" w:rsidRPr="000D0F3B" w:rsidRDefault="000D0F3B" w:rsidP="0086741A">
            <w:pPr>
              <w:rPr>
                <w:ins w:id="1271" w:author="Tyler" w:date="2017-11-06T12:57:00Z"/>
                <w:highlight w:val="yellow"/>
              </w:rPr>
            </w:pPr>
            <w:ins w:id="1272" w:author="Tyler" w:date="2017-11-06T12:57:00Z">
              <w:r w:rsidRPr="000D0F3B">
                <w:rPr>
                  <w:highlight w:val="yellow"/>
                </w:rPr>
                <w:fldChar w:fldCharType="begin"/>
              </w:r>
              <w:r w:rsidRPr="000D0F3B">
                <w:rPr>
                  <w:highlight w:val="yellow"/>
                </w:rPr>
                <w:instrText xml:space="preserve"> REF _Ref497733646 \h  \* MERGEFORMAT </w:instrText>
              </w:r>
              <w:r w:rsidRPr="000D0F3B">
                <w:rPr>
                  <w:highlight w:val="yellow"/>
                </w:rPr>
              </w:r>
              <w:r w:rsidRPr="000D0F3B">
                <w:rPr>
                  <w:highlight w:val="yellow"/>
                </w:rPr>
                <w:fldChar w:fldCharType="separate"/>
              </w:r>
              <w:r w:rsidRPr="000D0F3B">
                <w:t>3.3.3, 6</w:t>
              </w:r>
              <w:r w:rsidRPr="000D0F3B">
                <w:rPr>
                  <w:highlight w:val="yellow"/>
                </w:rPr>
                <w:fldChar w:fldCharType="end"/>
              </w:r>
            </w:ins>
          </w:p>
        </w:tc>
        <w:tc>
          <w:tcPr>
            <w:tcW w:w="8050" w:type="dxa"/>
          </w:tcPr>
          <w:p w14:paraId="0C8D4408" w14:textId="77777777" w:rsidR="00824C3A" w:rsidRPr="002A7923" w:rsidRDefault="00824C3A" w:rsidP="0086741A">
            <w:pPr>
              <w:jc w:val="both"/>
              <w:rPr>
                <w:ins w:id="1273" w:author="Tyler" w:date="2017-11-06T12:57:00Z"/>
              </w:rPr>
            </w:pPr>
            <w:ins w:id="1274" w:author="Tyler" w:date="2017-11-06T12:57:00Z">
              <w:r w:rsidRPr="002A7923">
                <w:t>A study of charging times of batteries feasible for this application has not yet been done</w:t>
              </w:r>
              <w:r w:rsidR="0093011A">
                <w:t>.</w:t>
              </w:r>
            </w:ins>
          </w:p>
        </w:tc>
      </w:tr>
      <w:tr w:rsidR="0093011A" w14:paraId="56EBD7A9" w14:textId="77777777" w:rsidTr="00A10EBE">
        <w:trPr>
          <w:ins w:id="1275" w:author="Tyler" w:date="2017-11-06T12:57:00Z"/>
        </w:trPr>
        <w:tc>
          <w:tcPr>
            <w:tcW w:w="1526" w:type="dxa"/>
          </w:tcPr>
          <w:p w14:paraId="63A399AA" w14:textId="77777777" w:rsidR="0093011A" w:rsidRPr="0093011A" w:rsidRDefault="0093011A" w:rsidP="0086741A">
            <w:pPr>
              <w:rPr>
                <w:ins w:id="1276" w:author="Tyler" w:date="2017-11-06T12:57:00Z"/>
                <w:highlight w:val="yellow"/>
              </w:rPr>
            </w:pPr>
            <w:ins w:id="1277" w:author="Tyler" w:date="2017-11-06T12:57:00Z">
              <w:r w:rsidRPr="0093011A">
                <w:rPr>
                  <w:highlight w:val="yellow"/>
                </w:rPr>
                <w:fldChar w:fldCharType="begin"/>
              </w:r>
              <w:r w:rsidRPr="0093011A">
                <w:rPr>
                  <w:highlight w:val="yellow"/>
                </w:rPr>
                <w:instrText xml:space="preserve"> REF _Ref497733646 \h  \* MERGEFORMAT </w:instrText>
              </w:r>
              <w:r w:rsidRPr="0093011A">
                <w:rPr>
                  <w:highlight w:val="yellow"/>
                </w:rPr>
              </w:r>
              <w:r w:rsidRPr="0093011A">
                <w:rPr>
                  <w:highlight w:val="yellow"/>
                </w:rPr>
                <w:fldChar w:fldCharType="separate"/>
              </w:r>
              <w:r w:rsidRPr="0093011A">
                <w:t>3.3.3, 7</w:t>
              </w:r>
              <w:r w:rsidRPr="0093011A">
                <w:rPr>
                  <w:highlight w:val="yellow"/>
                </w:rPr>
                <w:fldChar w:fldCharType="end"/>
              </w:r>
            </w:ins>
          </w:p>
        </w:tc>
        <w:tc>
          <w:tcPr>
            <w:tcW w:w="8050" w:type="dxa"/>
          </w:tcPr>
          <w:p w14:paraId="164B042C" w14:textId="77777777" w:rsidR="0093011A" w:rsidRPr="002A7923" w:rsidRDefault="0093011A" w:rsidP="0086741A">
            <w:pPr>
              <w:jc w:val="both"/>
              <w:rPr>
                <w:ins w:id="1278" w:author="Tyler" w:date="2017-11-06T12:57:00Z"/>
              </w:rPr>
            </w:pPr>
            <w:ins w:id="1279" w:author="Tyler" w:date="2017-11-06T12:57:00Z">
              <w:r>
                <w:t>This is an estimation; a more realistic requirement will be enforced upon further investigation.</w:t>
              </w:r>
            </w:ins>
          </w:p>
        </w:tc>
      </w:tr>
      <w:tr w:rsidR="00824C3A" w14:paraId="35E75A66" w14:textId="77777777" w:rsidTr="00A10EBE">
        <w:trPr>
          <w:ins w:id="1280" w:author="Tyler" w:date="2017-11-06T12:57:00Z"/>
        </w:trPr>
        <w:tc>
          <w:tcPr>
            <w:tcW w:w="1526" w:type="dxa"/>
          </w:tcPr>
          <w:p w14:paraId="30BD59C5" w14:textId="77777777" w:rsidR="00824C3A" w:rsidRPr="000D0F3B" w:rsidRDefault="000D0F3B" w:rsidP="0086741A">
            <w:pPr>
              <w:rPr>
                <w:ins w:id="1281" w:author="Tyler" w:date="2017-11-06T12:57:00Z"/>
                <w:highlight w:val="yellow"/>
              </w:rPr>
            </w:pPr>
            <w:ins w:id="1282" w:author="Tyler" w:date="2017-11-06T12:57:00Z">
              <w:r w:rsidRPr="000D0F3B">
                <w:rPr>
                  <w:highlight w:val="yellow"/>
                </w:rPr>
                <w:fldChar w:fldCharType="begin"/>
              </w:r>
              <w:r w:rsidRPr="000D0F3B">
                <w:rPr>
                  <w:highlight w:val="yellow"/>
                </w:rPr>
                <w:instrText xml:space="preserve"> REF _Ref497733748 \h  \* MERGEFORMAT </w:instrText>
              </w:r>
              <w:r w:rsidRPr="000D0F3B">
                <w:rPr>
                  <w:highlight w:val="yellow"/>
                </w:rPr>
              </w:r>
              <w:r w:rsidRPr="000D0F3B">
                <w:rPr>
                  <w:highlight w:val="yellow"/>
                </w:rPr>
                <w:fldChar w:fldCharType="separate"/>
              </w:r>
              <w:r w:rsidRPr="000D0F3B">
                <w:t>3.3.3, 8</w:t>
              </w:r>
              <w:r w:rsidRPr="000D0F3B">
                <w:rPr>
                  <w:highlight w:val="yellow"/>
                </w:rPr>
                <w:fldChar w:fldCharType="end"/>
              </w:r>
            </w:ins>
          </w:p>
        </w:tc>
        <w:tc>
          <w:tcPr>
            <w:tcW w:w="8050" w:type="dxa"/>
          </w:tcPr>
          <w:p w14:paraId="6B299934" w14:textId="77777777" w:rsidR="00824C3A" w:rsidRPr="002A7923" w:rsidRDefault="00824C3A" w:rsidP="0086741A">
            <w:pPr>
              <w:jc w:val="both"/>
              <w:rPr>
                <w:ins w:id="1283" w:author="Tyler" w:date="2017-11-06T12:57:00Z"/>
              </w:rPr>
            </w:pPr>
            <w:ins w:id="1284" w:author="Tyler" w:date="2017-11-06T12:57:00Z">
              <w:r w:rsidRPr="002A7923">
                <w:t>A study of how much weight a standard walker can support has not been done</w:t>
              </w:r>
              <w:r w:rsidR="0093011A">
                <w:t>.</w:t>
              </w:r>
            </w:ins>
          </w:p>
        </w:tc>
      </w:tr>
      <w:tr w:rsidR="00824C3A" w14:paraId="6E2B768C" w14:textId="77777777" w:rsidTr="00A10EBE">
        <w:trPr>
          <w:ins w:id="1285" w:author="Tyler" w:date="2017-11-06T12:57:00Z"/>
        </w:trPr>
        <w:tc>
          <w:tcPr>
            <w:tcW w:w="1526" w:type="dxa"/>
          </w:tcPr>
          <w:p w14:paraId="0783D44C" w14:textId="77777777" w:rsidR="00824C3A" w:rsidRPr="000D0F3B" w:rsidRDefault="000D0F3B" w:rsidP="0086741A">
            <w:pPr>
              <w:rPr>
                <w:ins w:id="1286" w:author="Tyler" w:date="2017-11-06T12:57:00Z"/>
                <w:highlight w:val="yellow"/>
              </w:rPr>
            </w:pPr>
            <w:ins w:id="1287" w:author="Tyler" w:date="2017-11-06T12:57:00Z">
              <w:r w:rsidRPr="000D0F3B">
                <w:rPr>
                  <w:highlight w:val="yellow"/>
                </w:rPr>
                <w:fldChar w:fldCharType="begin"/>
              </w:r>
              <w:r w:rsidRPr="000D0F3B">
                <w:rPr>
                  <w:highlight w:val="yellow"/>
                </w:rPr>
                <w:instrText xml:space="preserve"> REF _Ref497733802 \h  \* MERGEFORMAT </w:instrText>
              </w:r>
              <w:r w:rsidRPr="000D0F3B">
                <w:rPr>
                  <w:highlight w:val="yellow"/>
                </w:rPr>
              </w:r>
              <w:r w:rsidRPr="000D0F3B">
                <w:rPr>
                  <w:highlight w:val="yellow"/>
                </w:rPr>
                <w:fldChar w:fldCharType="separate"/>
              </w:r>
              <w:r w:rsidRPr="000D0F3B">
                <w:t>3.3.4, 3</w:t>
              </w:r>
              <w:r w:rsidRPr="000D0F3B">
                <w:rPr>
                  <w:highlight w:val="yellow"/>
                </w:rPr>
                <w:fldChar w:fldCharType="end"/>
              </w:r>
            </w:ins>
          </w:p>
        </w:tc>
        <w:tc>
          <w:tcPr>
            <w:tcW w:w="8050" w:type="dxa"/>
          </w:tcPr>
          <w:p w14:paraId="677427E5" w14:textId="77777777" w:rsidR="00824C3A" w:rsidRPr="002A7923" w:rsidRDefault="00824C3A" w:rsidP="0086741A">
            <w:pPr>
              <w:jc w:val="both"/>
              <w:rPr>
                <w:ins w:id="1288" w:author="Tyler" w:date="2017-11-06T12:57:00Z"/>
              </w:rPr>
            </w:pPr>
            <w:ins w:id="1289" w:author="Tyler" w:date="2017-11-06T12:57:00Z">
              <w:r w:rsidRPr="002A7923">
                <w:t>The walker may ultimately not have an associated phone application at all. If it does, it could potentially be an iOS application as opposed to an Android. The requirement may also be extended to include both Android and iOS devices.</w:t>
              </w:r>
            </w:ins>
          </w:p>
        </w:tc>
      </w:tr>
    </w:tbl>
    <w:p w14:paraId="146FCA74" w14:textId="77777777" w:rsidR="00A10EBE" w:rsidRDefault="00A10EBE">
      <w:pPr>
        <w:rPr>
          <w:ins w:id="1290" w:author="Tyler" w:date="2017-11-06T12:57:00Z"/>
        </w:rPr>
      </w:pPr>
    </w:p>
    <w:p w14:paraId="1FB685B5" w14:textId="77777777" w:rsidR="00A10EBE" w:rsidRDefault="00A10EBE" w:rsidP="00A10EBE">
      <w:pPr>
        <w:rPr>
          <w:ins w:id="1291" w:author="Tyler" w:date="2017-11-06T12:57:00Z"/>
        </w:rPr>
      </w:pPr>
      <w:ins w:id="1292" w:author="Tyler" w:date="2017-11-06T12:57:00Z">
        <w:r>
          <w:br w:type="page"/>
        </w:r>
      </w:ins>
    </w:p>
    <w:p w14:paraId="383421C2" w14:textId="77777777" w:rsidR="00763648" w:rsidRDefault="00763648"/>
    <w:p w14:paraId="42FFE160" w14:textId="77777777" w:rsidR="00763648" w:rsidRDefault="00A74F1D">
      <w:pPr>
        <w:pStyle w:val="Heading1"/>
      </w:pPr>
      <w:bookmarkStart w:id="1293" w:name="_Toc497734570"/>
      <w:bookmarkStart w:id="1294" w:name="_kdvvh8maeqy6"/>
      <w:bookmarkStart w:id="1295" w:name="_Toc497314637"/>
      <w:bookmarkEnd w:id="1294"/>
      <w:r>
        <w:t>Citations</w:t>
      </w:r>
      <w:bookmarkEnd w:id="1293"/>
      <w:bookmarkEnd w:id="1295"/>
    </w:p>
    <w:tbl>
      <w:tblPr>
        <w:tblStyle w:val="a4"/>
        <w:tblW w:w="9360"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Change w:id="1296" w:author="Tyler" w:date="2017-11-06T12:57:00Z">
          <w:tblPr>
            <w:tblW w:w="9360"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100" w:type="dxa"/>
              <w:left w:w="100" w:type="dxa"/>
              <w:bottom w:w="100" w:type="dxa"/>
              <w:right w:w="100" w:type="dxa"/>
            </w:tblCellMar>
            <w:tblLook w:val="0600" w:firstRow="0" w:lastRow="0" w:firstColumn="0" w:lastColumn="0" w:noHBand="1" w:noVBand="1"/>
          </w:tblPr>
        </w:tblPrChange>
      </w:tblPr>
      <w:tblGrid>
        <w:gridCol w:w="585"/>
        <w:gridCol w:w="8775"/>
        <w:tblGridChange w:id="1297">
          <w:tblGrid>
            <w:gridCol w:w="110"/>
            <w:gridCol w:w="475"/>
            <w:gridCol w:w="110"/>
            <w:gridCol w:w="8665"/>
            <w:gridCol w:w="110"/>
          </w:tblGrid>
        </w:tblGridChange>
      </w:tblGrid>
      <w:tr w:rsidR="00763648" w14:paraId="4F9DDCC3" w14:textId="77777777">
        <w:trPr>
          <w:trPrChange w:id="1298" w:author="Tyler" w:date="2017-11-06T12:57:00Z">
            <w:trPr>
              <w:gridBefore w:val="1"/>
            </w:trPr>
          </w:trPrChange>
        </w:trPr>
        <w:tc>
          <w:tcPr>
            <w:tcW w:w="585" w:type="dxa"/>
            <w:shd w:val="clear" w:color="auto" w:fill="auto"/>
            <w:tcMar>
              <w:top w:w="100" w:type="dxa"/>
              <w:left w:w="100" w:type="dxa"/>
              <w:bottom w:w="100" w:type="dxa"/>
              <w:right w:w="100" w:type="dxa"/>
            </w:tcMar>
            <w:tcPrChange w:id="1299" w:author="Tyler" w:date="2017-11-06T12:57:00Z">
              <w:tcPr>
                <w:tcW w:w="585" w:type="dxa"/>
                <w:gridSpan w:val="2"/>
                <w:shd w:val="clear" w:color="auto" w:fill="auto"/>
                <w:tcMar>
                  <w:top w:w="100" w:type="dxa"/>
                  <w:left w:w="100" w:type="dxa"/>
                  <w:bottom w:w="100" w:type="dxa"/>
                  <w:right w:w="100" w:type="dxa"/>
                </w:tcMar>
              </w:tcPr>
            </w:tcPrChange>
          </w:tcPr>
          <w:p w14:paraId="6D75E7CE" w14:textId="77777777" w:rsidR="00763648" w:rsidRDefault="00A74F1D" w:rsidP="00E90E14">
            <w:pPr>
              <w:widowControl w:val="0"/>
            </w:pPr>
            <w:r>
              <w:t>[1]</w:t>
            </w:r>
          </w:p>
        </w:tc>
        <w:tc>
          <w:tcPr>
            <w:tcW w:w="8775" w:type="dxa"/>
            <w:shd w:val="clear" w:color="auto" w:fill="auto"/>
            <w:tcMar>
              <w:top w:w="100" w:type="dxa"/>
              <w:left w:w="100" w:type="dxa"/>
              <w:bottom w:w="100" w:type="dxa"/>
              <w:right w:w="100" w:type="dxa"/>
            </w:tcMar>
            <w:tcPrChange w:id="1300" w:author="Tyler" w:date="2017-11-06T12:57:00Z">
              <w:tcPr>
                <w:tcW w:w="8775" w:type="dxa"/>
                <w:gridSpan w:val="2"/>
                <w:shd w:val="clear" w:color="auto" w:fill="auto"/>
                <w:tcMar>
                  <w:top w:w="100" w:type="dxa"/>
                  <w:left w:w="100" w:type="dxa"/>
                  <w:bottom w:w="100" w:type="dxa"/>
                  <w:right w:w="100" w:type="dxa"/>
                </w:tcMar>
              </w:tcPr>
            </w:tcPrChange>
          </w:tcPr>
          <w:p w14:paraId="5F4AB20F" w14:textId="77777777" w:rsidR="00763648" w:rsidRDefault="00A74F1D">
            <w:pPr>
              <w:pPrChange w:id="1301" w:author="Tyler" w:date="2017-11-06T12:57:00Z">
                <w:pPr/>
              </w:pPrChange>
            </w:pPr>
            <w:r>
              <w:t>“Engineers invent 'Smart Walkers' for elderly,” Phys.org - News and Articles on Science and Technology, 25-Jun-2010. [Online]. Available: https://phys.org/news/2010-06-smart-walkers-elderly.html. [Accessed: 31-Oct-2017].</w:t>
            </w:r>
          </w:p>
        </w:tc>
      </w:tr>
      <w:tr w:rsidR="00763648" w14:paraId="742C610F" w14:textId="77777777">
        <w:trPr>
          <w:trPrChange w:id="1302" w:author="Tyler" w:date="2017-11-06T12:57:00Z">
            <w:trPr>
              <w:gridBefore w:val="1"/>
            </w:trPr>
          </w:trPrChange>
        </w:trPr>
        <w:tc>
          <w:tcPr>
            <w:tcW w:w="585" w:type="dxa"/>
            <w:shd w:val="clear" w:color="auto" w:fill="auto"/>
            <w:tcMar>
              <w:top w:w="100" w:type="dxa"/>
              <w:left w:w="100" w:type="dxa"/>
              <w:bottom w:w="100" w:type="dxa"/>
              <w:right w:w="100" w:type="dxa"/>
            </w:tcMar>
            <w:tcPrChange w:id="1303" w:author="Tyler" w:date="2017-11-06T12:57:00Z">
              <w:tcPr>
                <w:tcW w:w="585" w:type="dxa"/>
                <w:gridSpan w:val="2"/>
                <w:shd w:val="clear" w:color="auto" w:fill="auto"/>
                <w:tcMar>
                  <w:top w:w="100" w:type="dxa"/>
                  <w:left w:w="100" w:type="dxa"/>
                  <w:bottom w:w="100" w:type="dxa"/>
                  <w:right w:w="100" w:type="dxa"/>
                </w:tcMar>
              </w:tcPr>
            </w:tcPrChange>
          </w:tcPr>
          <w:p w14:paraId="762B1395" w14:textId="77777777" w:rsidR="00763648" w:rsidRDefault="00A74F1D" w:rsidP="00E90E14">
            <w:pPr>
              <w:widowControl w:val="0"/>
            </w:pPr>
            <w:r>
              <w:t>[2]</w:t>
            </w:r>
          </w:p>
        </w:tc>
        <w:tc>
          <w:tcPr>
            <w:tcW w:w="8775" w:type="dxa"/>
            <w:shd w:val="clear" w:color="auto" w:fill="auto"/>
            <w:tcMar>
              <w:top w:w="100" w:type="dxa"/>
              <w:left w:w="100" w:type="dxa"/>
              <w:bottom w:w="100" w:type="dxa"/>
              <w:right w:w="100" w:type="dxa"/>
            </w:tcMar>
            <w:tcPrChange w:id="1304" w:author="Tyler" w:date="2017-11-06T12:57:00Z">
              <w:tcPr>
                <w:tcW w:w="8775" w:type="dxa"/>
                <w:gridSpan w:val="2"/>
                <w:shd w:val="clear" w:color="auto" w:fill="auto"/>
                <w:tcMar>
                  <w:top w:w="100" w:type="dxa"/>
                  <w:left w:w="100" w:type="dxa"/>
                  <w:bottom w:w="100" w:type="dxa"/>
                  <w:right w:w="100" w:type="dxa"/>
                </w:tcMar>
              </w:tcPr>
            </w:tcPrChange>
          </w:tcPr>
          <w:p w14:paraId="6D9B26CC" w14:textId="77777777" w:rsidR="00763648" w:rsidRDefault="00A74F1D">
            <w:pPr>
              <w:pPrChange w:id="1305" w:author="Tyler" w:date="2017-11-06T12:57:00Z">
                <w:pPr/>
              </w:pPrChange>
            </w:pPr>
            <w:r>
              <w:t>Y. Kuan-Ting, “An Interactive Robotic Walker for Assisting Elderly Mobility in Senior Care Unit ,” IEEE, rep., 2010.</w:t>
            </w:r>
          </w:p>
        </w:tc>
      </w:tr>
      <w:tr w:rsidR="00763648" w14:paraId="777E08F3" w14:textId="77777777">
        <w:trPr>
          <w:trPrChange w:id="1306" w:author="Tyler" w:date="2017-11-06T12:57:00Z">
            <w:trPr>
              <w:gridBefore w:val="1"/>
            </w:trPr>
          </w:trPrChange>
        </w:trPr>
        <w:tc>
          <w:tcPr>
            <w:tcW w:w="585" w:type="dxa"/>
            <w:shd w:val="clear" w:color="auto" w:fill="auto"/>
            <w:tcMar>
              <w:top w:w="100" w:type="dxa"/>
              <w:left w:w="100" w:type="dxa"/>
              <w:bottom w:w="100" w:type="dxa"/>
              <w:right w:w="100" w:type="dxa"/>
            </w:tcMar>
            <w:tcPrChange w:id="1307" w:author="Tyler" w:date="2017-11-06T12:57:00Z">
              <w:tcPr>
                <w:tcW w:w="585" w:type="dxa"/>
                <w:gridSpan w:val="2"/>
                <w:shd w:val="clear" w:color="auto" w:fill="auto"/>
                <w:tcMar>
                  <w:top w:w="100" w:type="dxa"/>
                  <w:left w:w="100" w:type="dxa"/>
                  <w:bottom w:w="100" w:type="dxa"/>
                  <w:right w:w="100" w:type="dxa"/>
                </w:tcMar>
              </w:tcPr>
            </w:tcPrChange>
          </w:tcPr>
          <w:p w14:paraId="65946D84" w14:textId="77777777" w:rsidR="00763648" w:rsidRDefault="00A74F1D" w:rsidP="00E90E14">
            <w:pPr>
              <w:widowControl w:val="0"/>
            </w:pPr>
            <w:r>
              <w:t>[3]</w:t>
            </w:r>
          </w:p>
        </w:tc>
        <w:tc>
          <w:tcPr>
            <w:tcW w:w="8775" w:type="dxa"/>
            <w:shd w:val="clear" w:color="auto" w:fill="auto"/>
            <w:tcMar>
              <w:top w:w="100" w:type="dxa"/>
              <w:left w:w="100" w:type="dxa"/>
              <w:bottom w:w="100" w:type="dxa"/>
              <w:right w:w="100" w:type="dxa"/>
            </w:tcMar>
            <w:tcPrChange w:id="1308" w:author="Tyler" w:date="2017-11-06T12:57:00Z">
              <w:tcPr>
                <w:tcW w:w="8775" w:type="dxa"/>
                <w:gridSpan w:val="2"/>
                <w:shd w:val="clear" w:color="auto" w:fill="auto"/>
                <w:tcMar>
                  <w:top w:w="100" w:type="dxa"/>
                  <w:left w:w="100" w:type="dxa"/>
                  <w:bottom w:w="100" w:type="dxa"/>
                  <w:right w:w="100" w:type="dxa"/>
                </w:tcMar>
              </w:tcPr>
            </w:tcPrChange>
          </w:tcPr>
          <w:p w14:paraId="0A3A3E8B" w14:textId="77777777" w:rsidR="00763648" w:rsidRDefault="00A74F1D">
            <w:pPr>
              <w:pPrChange w:id="1309" w:author="Tyler" w:date="2017-11-06T12:57:00Z">
                <w:pPr/>
              </w:pPrChange>
            </w:pPr>
            <w:r>
              <w:t>P. Ruegg, “A smart walking aid,” ETH Zurich, 26-Feb-2016. [Online]. Available: https://www.ethz.ch/content/main/en/news-und-veranstaltungen/eth-news/news/2016/02/smart-walker.html. [Accessed: 31-Oct-2017].</w:t>
            </w:r>
          </w:p>
        </w:tc>
      </w:tr>
      <w:tr w:rsidR="00763648" w14:paraId="79D2EBBF" w14:textId="77777777">
        <w:trPr>
          <w:ins w:id="1310" w:author="Tyler" w:date="2017-11-06T12:57:00Z"/>
        </w:trPr>
        <w:tc>
          <w:tcPr>
            <w:tcW w:w="585" w:type="dxa"/>
            <w:shd w:val="clear" w:color="auto" w:fill="auto"/>
            <w:tcMar>
              <w:top w:w="100" w:type="dxa"/>
              <w:left w:w="100" w:type="dxa"/>
              <w:bottom w:w="100" w:type="dxa"/>
              <w:right w:w="100" w:type="dxa"/>
            </w:tcMar>
          </w:tcPr>
          <w:p w14:paraId="392A43CB" w14:textId="77777777" w:rsidR="00763648" w:rsidRDefault="00A74F1D">
            <w:pPr>
              <w:widowControl w:val="0"/>
              <w:rPr>
                <w:ins w:id="1311" w:author="Tyler" w:date="2017-11-06T12:57:00Z"/>
              </w:rPr>
            </w:pPr>
            <w:ins w:id="1312" w:author="Tyler" w:date="2017-11-06T12:57:00Z">
              <w:r>
                <w:t>[4]</w:t>
              </w:r>
            </w:ins>
          </w:p>
        </w:tc>
        <w:tc>
          <w:tcPr>
            <w:tcW w:w="8775" w:type="dxa"/>
            <w:shd w:val="clear" w:color="auto" w:fill="auto"/>
            <w:tcMar>
              <w:top w:w="100" w:type="dxa"/>
              <w:left w:w="100" w:type="dxa"/>
              <w:bottom w:w="100" w:type="dxa"/>
              <w:right w:w="100" w:type="dxa"/>
            </w:tcMar>
          </w:tcPr>
          <w:p w14:paraId="2577A3C8" w14:textId="77777777" w:rsidR="00763648" w:rsidRDefault="00A74F1D">
            <w:pPr>
              <w:rPr>
                <w:ins w:id="1313" w:author="Tyler" w:date="2017-11-06T12:57:00Z"/>
              </w:rPr>
            </w:pPr>
            <w:ins w:id="1314" w:author="Tyler" w:date="2017-11-06T12:57:00Z">
              <w:r>
                <w:t>Estimote Inc. Available: https://estimote.com/</w:t>
              </w:r>
            </w:ins>
          </w:p>
        </w:tc>
      </w:tr>
      <w:tr w:rsidR="00763648" w14:paraId="410F2274" w14:textId="77777777">
        <w:trPr>
          <w:ins w:id="1315" w:author="Tyler" w:date="2017-11-06T12:57:00Z"/>
        </w:trPr>
        <w:tc>
          <w:tcPr>
            <w:tcW w:w="585" w:type="dxa"/>
            <w:shd w:val="clear" w:color="auto" w:fill="auto"/>
            <w:tcMar>
              <w:top w:w="100" w:type="dxa"/>
              <w:left w:w="100" w:type="dxa"/>
              <w:bottom w:w="100" w:type="dxa"/>
              <w:right w:w="100" w:type="dxa"/>
            </w:tcMar>
          </w:tcPr>
          <w:p w14:paraId="2BAAF227" w14:textId="77777777" w:rsidR="00763648" w:rsidRDefault="00A74F1D">
            <w:pPr>
              <w:widowControl w:val="0"/>
              <w:rPr>
                <w:ins w:id="1316" w:author="Tyler" w:date="2017-11-06T12:57:00Z"/>
              </w:rPr>
            </w:pPr>
            <w:ins w:id="1317" w:author="Tyler" w:date="2017-11-06T12:57:00Z">
              <w:r>
                <w:t>[5]</w:t>
              </w:r>
            </w:ins>
          </w:p>
        </w:tc>
        <w:tc>
          <w:tcPr>
            <w:tcW w:w="8775" w:type="dxa"/>
            <w:shd w:val="clear" w:color="auto" w:fill="auto"/>
            <w:tcMar>
              <w:top w:w="100" w:type="dxa"/>
              <w:left w:w="100" w:type="dxa"/>
              <w:bottom w:w="100" w:type="dxa"/>
              <w:right w:w="100" w:type="dxa"/>
            </w:tcMar>
          </w:tcPr>
          <w:p w14:paraId="58188E12" w14:textId="77777777" w:rsidR="00763648" w:rsidRDefault="00A74F1D">
            <w:pPr>
              <w:rPr>
                <w:ins w:id="1318" w:author="Tyler" w:date="2017-11-06T12:57:00Z"/>
              </w:rPr>
            </w:pPr>
            <w:ins w:id="1319" w:author="Tyler" w:date="2017-11-06T12:57:00Z">
              <w:r>
                <w:t>Navigation Stack. Robot Operating System. Available: http://wiki.ros.org/navigation</w:t>
              </w:r>
            </w:ins>
          </w:p>
        </w:tc>
      </w:tr>
    </w:tbl>
    <w:p w14:paraId="7CA994C7" w14:textId="77777777" w:rsidR="00763648" w:rsidRDefault="00763648">
      <w:pPr>
        <w:rPr>
          <w:rFonts w:ascii="Times New Roman" w:eastAsia="Times New Roman" w:hAnsi="Times New Roman" w:cs="Times New Roman"/>
          <w:color w:val="323232"/>
          <w:sz w:val="24"/>
          <w:szCs w:val="24"/>
          <w:shd w:val="clear" w:color="auto" w:fill="FFE7AF"/>
        </w:rPr>
      </w:pPr>
    </w:p>
    <w:p w14:paraId="10BD91EE" w14:textId="77777777" w:rsidR="00763648" w:rsidRDefault="00763648">
      <w:pPr>
        <w:rPr>
          <w:rFonts w:ascii="Times New Roman" w:eastAsia="Times New Roman" w:hAnsi="Times New Roman" w:cs="Times New Roman"/>
          <w:color w:val="323232"/>
          <w:sz w:val="24"/>
          <w:szCs w:val="24"/>
          <w:shd w:val="clear" w:color="auto" w:fill="FFE7AF"/>
        </w:rPr>
      </w:pPr>
    </w:p>
    <w:sectPr w:rsidR="00763648">
      <w:headerReference w:type="default" r:id="rId23"/>
      <w:footerReference w:type="default" r:id="rId24"/>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844FC9" w14:textId="77777777" w:rsidR="007568C6" w:rsidRDefault="007568C6">
      <w:pPr>
        <w:spacing w:after="0" w:line="240" w:lineRule="auto"/>
      </w:pPr>
      <w:r>
        <w:separator/>
      </w:r>
    </w:p>
  </w:endnote>
  <w:endnote w:type="continuationSeparator" w:id="0">
    <w:p w14:paraId="1E94BD38" w14:textId="77777777" w:rsidR="007568C6" w:rsidRDefault="007568C6">
      <w:pPr>
        <w:spacing w:after="0" w:line="240" w:lineRule="auto"/>
      </w:pPr>
      <w:r>
        <w:continuationSeparator/>
      </w:r>
    </w:p>
  </w:endnote>
  <w:endnote w:type="continuationNotice" w:id="1">
    <w:p w14:paraId="690404C9" w14:textId="77777777" w:rsidR="007568C6" w:rsidRDefault="007568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18687" w14:textId="0B079D9C" w:rsidR="00A74F1D" w:rsidRDefault="00A74F1D">
    <w:pPr>
      <w:tabs>
        <w:tab w:val="center" w:pos="4680"/>
        <w:tab w:val="right" w:pos="9360"/>
      </w:tabs>
      <w:spacing w:after="0" w:line="240" w:lineRule="auto"/>
      <w:jc w:val="right"/>
    </w:pPr>
    <w:r>
      <w:t xml:space="preserve">Page </w:t>
    </w:r>
    <w:r>
      <w:rPr>
        <w:b/>
        <w:sz w:val="24"/>
        <w:szCs w:val="24"/>
      </w:rPr>
      <w:fldChar w:fldCharType="begin"/>
    </w:r>
    <w:r>
      <w:rPr>
        <w:b/>
        <w:sz w:val="24"/>
        <w:szCs w:val="24"/>
      </w:rPr>
      <w:instrText>PAGE</w:instrText>
    </w:r>
    <w:r>
      <w:rPr>
        <w:b/>
        <w:sz w:val="24"/>
        <w:szCs w:val="24"/>
      </w:rPr>
      <w:fldChar w:fldCharType="separate"/>
    </w:r>
    <w:r w:rsidR="00E90E14">
      <w:rPr>
        <w:b/>
        <w:noProof/>
        <w:sz w:val="24"/>
        <w:szCs w:val="24"/>
      </w:rPr>
      <w:t>37</w:t>
    </w:r>
    <w:r>
      <w:rPr>
        <w:b/>
        <w:sz w:val="24"/>
        <w:szCs w:val="24"/>
      </w:rPr>
      <w:fldChar w:fldCharType="end"/>
    </w:r>
    <w:r>
      <w:t xml:space="preserve"> of </w:t>
    </w:r>
    <w:r>
      <w:rPr>
        <w:b/>
        <w:sz w:val="24"/>
        <w:szCs w:val="24"/>
      </w:rPr>
      <w:fldChar w:fldCharType="begin"/>
    </w:r>
    <w:r>
      <w:rPr>
        <w:b/>
        <w:sz w:val="24"/>
        <w:szCs w:val="24"/>
      </w:rPr>
      <w:instrText>NUMPAGES</w:instrText>
    </w:r>
    <w:r>
      <w:rPr>
        <w:b/>
        <w:sz w:val="24"/>
        <w:szCs w:val="24"/>
      </w:rPr>
      <w:fldChar w:fldCharType="separate"/>
    </w:r>
    <w:r w:rsidR="00E90E14">
      <w:rPr>
        <w:b/>
        <w:noProof/>
        <w:sz w:val="24"/>
        <w:szCs w:val="24"/>
      </w:rPr>
      <w:t>37</w:t>
    </w:r>
    <w:r>
      <w:rPr>
        <w:b/>
        <w:sz w:val="24"/>
        <w:szCs w:val="24"/>
      </w:rPr>
      <w:fldChar w:fldCharType="end"/>
    </w:r>
  </w:p>
  <w:p w14:paraId="29D2C7AE" w14:textId="77777777" w:rsidR="00A74F1D" w:rsidRDefault="00A74F1D">
    <w:pPr>
      <w:tabs>
        <w:tab w:val="center" w:pos="4680"/>
        <w:tab w:val="right" w:pos="9360"/>
      </w:tabs>
      <w:spacing w:after="1428" w:line="240" w:lineRule="auto"/>
      <w:pPrChange w:id="1330" w:author="Tyler" w:date="2017-11-06T12:57:00Z">
        <w:pPr>
          <w:tabs>
            <w:tab w:val="center" w:pos="4680"/>
            <w:tab w:val="right" w:pos="9360"/>
          </w:tabs>
          <w:spacing w:after="708" w:line="240" w:lineRule="auto"/>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90A83F" w14:textId="77777777" w:rsidR="007568C6" w:rsidRDefault="007568C6">
      <w:pPr>
        <w:spacing w:after="0" w:line="240" w:lineRule="auto"/>
      </w:pPr>
      <w:r>
        <w:separator/>
      </w:r>
    </w:p>
  </w:footnote>
  <w:footnote w:type="continuationSeparator" w:id="0">
    <w:p w14:paraId="38D189AC" w14:textId="77777777" w:rsidR="007568C6" w:rsidRDefault="007568C6">
      <w:pPr>
        <w:spacing w:after="0" w:line="240" w:lineRule="auto"/>
      </w:pPr>
      <w:r>
        <w:continuationSeparator/>
      </w:r>
    </w:p>
  </w:footnote>
  <w:footnote w:type="continuationNotice" w:id="1">
    <w:p w14:paraId="36F8B071" w14:textId="77777777" w:rsidR="007568C6" w:rsidRDefault="007568C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3FFD9" w14:textId="77777777" w:rsidR="00A74F1D" w:rsidRDefault="00A74F1D">
    <w:pPr>
      <w:widowControl w:val="0"/>
      <w:spacing w:before="708" w:after="0" w:line="276" w:lineRule="auto"/>
    </w:pPr>
  </w:p>
  <w:tbl>
    <w:tblPr>
      <w:tblStyle w:val="a5"/>
      <w:tblW w:w="11483" w:type="dxa"/>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Change w:id="1320" w:author="Tyler" w:date="2017-11-06T12:57:00Z">
        <w:tblPr>
          <w:tblW w:w="11483" w:type="dxa"/>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PrChange>
    </w:tblPr>
    <w:tblGrid>
      <w:gridCol w:w="1844"/>
      <w:gridCol w:w="7938"/>
      <w:gridCol w:w="1701"/>
      <w:tblGridChange w:id="1321">
        <w:tblGrid>
          <w:gridCol w:w="1844"/>
          <w:gridCol w:w="7938"/>
          <w:gridCol w:w="1701"/>
        </w:tblGrid>
      </w:tblGridChange>
    </w:tblGrid>
    <w:tr w:rsidR="00A74F1D" w14:paraId="6E08E1B6" w14:textId="77777777">
      <w:tc>
        <w:tcPr>
          <w:tcW w:w="1844" w:type="dxa"/>
          <w:tcBorders>
            <w:top w:val="single" w:sz="4" w:space="0" w:color="A5A5A5"/>
            <w:left w:val="single" w:sz="4" w:space="0" w:color="A5A5A5"/>
            <w:bottom w:val="single" w:sz="4" w:space="0" w:color="A5A5A5"/>
            <w:right w:val="single" w:sz="4" w:space="0" w:color="A5A5A5"/>
          </w:tcBorders>
          <w:tcPrChange w:id="1322" w:author="Tyler" w:date="2017-11-06T12:57:00Z">
            <w:tcPr>
              <w:tcW w:w="1844" w:type="dxa"/>
              <w:tcBorders>
                <w:top w:val="single" w:sz="4" w:space="0" w:color="A5A5A5"/>
                <w:left w:val="single" w:sz="4" w:space="0" w:color="A5A5A5"/>
                <w:bottom w:val="single" w:sz="4" w:space="0" w:color="A5A5A5"/>
                <w:right w:val="single" w:sz="4" w:space="0" w:color="A5A5A5"/>
              </w:tcBorders>
            </w:tcPr>
          </w:tcPrChange>
        </w:tcPr>
        <w:p w14:paraId="6FCAFDFF" w14:textId="49AD778A" w:rsidR="00A74F1D" w:rsidRDefault="00AA626F">
          <w:pPr>
            <w:tabs>
              <w:tab w:val="center" w:pos="4680"/>
              <w:tab w:val="right" w:pos="9360"/>
            </w:tabs>
            <w:rPr>
              <w:sz w:val="24"/>
              <w:szCs w:val="24"/>
            </w:rPr>
          </w:pPr>
          <w:del w:id="1323" w:author="Tyler" w:date="2017-11-06T12:57:00Z">
            <w:r>
              <w:rPr>
                <w:noProof/>
                <w:sz w:val="24"/>
                <w:szCs w:val="24"/>
              </w:rPr>
              <w:drawing>
                <wp:inline distT="114300" distB="114300" distL="114300" distR="114300" wp14:anchorId="1ECFD2DC" wp14:editId="25D917B7">
                  <wp:extent cx="1059180" cy="541020"/>
                  <wp:effectExtent l="0" t="0" r="762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
                          <a:srcRect/>
                          <a:stretch>
                            <a:fillRect/>
                          </a:stretch>
                        </pic:blipFill>
                        <pic:spPr>
                          <a:xfrm>
                            <a:off x="0" y="0"/>
                            <a:ext cx="1059180" cy="541020"/>
                          </a:xfrm>
                          <a:prstGeom prst="rect">
                            <a:avLst/>
                          </a:prstGeom>
                          <a:ln/>
                        </pic:spPr>
                      </pic:pic>
                    </a:graphicData>
                  </a:graphic>
                </wp:inline>
              </w:drawing>
            </w:r>
          </w:del>
          <w:ins w:id="1324" w:author="Tyler" w:date="2017-11-06T12:57:00Z">
            <w:r w:rsidR="00A74F1D">
              <w:rPr>
                <w:noProof/>
                <w:sz w:val="24"/>
                <w:szCs w:val="24"/>
              </w:rPr>
              <w:drawing>
                <wp:inline distT="114300" distB="114300" distL="114300" distR="114300">
                  <wp:extent cx="1059180" cy="54102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
                          <a:srcRect/>
                          <a:stretch>
                            <a:fillRect/>
                          </a:stretch>
                        </pic:blipFill>
                        <pic:spPr>
                          <a:xfrm>
                            <a:off x="0" y="0"/>
                            <a:ext cx="1059180" cy="541020"/>
                          </a:xfrm>
                          <a:prstGeom prst="rect">
                            <a:avLst/>
                          </a:prstGeom>
                          <a:ln/>
                        </pic:spPr>
                      </pic:pic>
                    </a:graphicData>
                  </a:graphic>
                </wp:inline>
              </w:drawing>
            </w:r>
          </w:ins>
        </w:p>
      </w:tc>
      <w:tc>
        <w:tcPr>
          <w:tcW w:w="7938" w:type="dxa"/>
          <w:tcBorders>
            <w:top w:val="single" w:sz="4" w:space="0" w:color="A5A5A5"/>
            <w:left w:val="single" w:sz="4" w:space="0" w:color="A5A5A5"/>
            <w:bottom w:val="single" w:sz="4" w:space="0" w:color="A5A5A5"/>
            <w:right w:val="single" w:sz="4" w:space="0" w:color="A5A5A5"/>
          </w:tcBorders>
          <w:tcPrChange w:id="1325" w:author="Tyler" w:date="2017-11-06T12:57:00Z">
            <w:tcPr>
              <w:tcW w:w="7938" w:type="dxa"/>
              <w:tcBorders>
                <w:top w:val="single" w:sz="4" w:space="0" w:color="A5A5A5"/>
                <w:left w:val="single" w:sz="4" w:space="0" w:color="A5A5A5"/>
                <w:bottom w:val="single" w:sz="4" w:space="0" w:color="A5A5A5"/>
                <w:right w:val="single" w:sz="4" w:space="0" w:color="A5A5A5"/>
              </w:tcBorders>
            </w:tcPr>
          </w:tcPrChange>
        </w:tcPr>
        <w:p w14:paraId="597F1B7E" w14:textId="77777777" w:rsidR="00A74F1D" w:rsidRDefault="00A74F1D">
          <w:pPr>
            <w:tabs>
              <w:tab w:val="center" w:pos="4680"/>
              <w:tab w:val="right" w:pos="9360"/>
            </w:tabs>
            <w:jc w:val="center"/>
            <w:rPr>
              <w:sz w:val="24"/>
              <w:szCs w:val="24"/>
            </w:rPr>
          </w:pPr>
          <w:r>
            <w:rPr>
              <w:sz w:val="24"/>
              <w:szCs w:val="24"/>
            </w:rPr>
            <w:t>MODERN MOBILITY</w:t>
          </w:r>
        </w:p>
        <w:p w14:paraId="7C4E945A" w14:textId="77777777" w:rsidR="00A74F1D" w:rsidRDefault="00A74F1D">
          <w:pPr>
            <w:tabs>
              <w:tab w:val="center" w:pos="4680"/>
              <w:tab w:val="right" w:pos="9360"/>
            </w:tabs>
            <w:jc w:val="center"/>
            <w:rPr>
              <w:sz w:val="24"/>
              <w:szCs w:val="24"/>
            </w:rPr>
          </w:pPr>
          <w:r>
            <w:rPr>
              <w:sz w:val="24"/>
              <w:szCs w:val="24"/>
            </w:rPr>
            <w:t>SMART WALKER</w:t>
          </w:r>
        </w:p>
        <w:p w14:paraId="6D9E29E4" w14:textId="77777777" w:rsidR="00A74F1D" w:rsidRDefault="00A74F1D">
          <w:pPr>
            <w:tabs>
              <w:tab w:val="center" w:pos="4680"/>
              <w:tab w:val="right" w:pos="9360"/>
            </w:tabs>
            <w:jc w:val="center"/>
            <w:rPr>
              <w:sz w:val="24"/>
              <w:szCs w:val="24"/>
            </w:rPr>
          </w:pPr>
          <w:r>
            <w:rPr>
              <w:sz w:val="24"/>
              <w:szCs w:val="24"/>
            </w:rPr>
            <w:t>SYSTEM REQUIREMENTS DOCUMENT</w:t>
          </w:r>
        </w:p>
      </w:tc>
      <w:tc>
        <w:tcPr>
          <w:tcW w:w="1701" w:type="dxa"/>
          <w:tcBorders>
            <w:top w:val="single" w:sz="4" w:space="0" w:color="A5A5A5"/>
            <w:left w:val="single" w:sz="4" w:space="0" w:color="A5A5A5"/>
            <w:bottom w:val="single" w:sz="4" w:space="0" w:color="A5A5A5"/>
            <w:right w:val="single" w:sz="4" w:space="0" w:color="A5A5A5"/>
          </w:tcBorders>
          <w:tcPrChange w:id="1326" w:author="Tyler" w:date="2017-11-06T12:57:00Z">
            <w:tcPr>
              <w:tcW w:w="1701" w:type="dxa"/>
              <w:tcBorders>
                <w:top w:val="single" w:sz="4" w:space="0" w:color="A5A5A5"/>
                <w:left w:val="single" w:sz="4" w:space="0" w:color="A5A5A5"/>
                <w:bottom w:val="single" w:sz="4" w:space="0" w:color="A5A5A5"/>
                <w:right w:val="single" w:sz="4" w:space="0" w:color="A5A5A5"/>
              </w:tcBorders>
            </w:tcPr>
          </w:tcPrChange>
        </w:tcPr>
        <w:p w14:paraId="67BA10ED" w14:textId="77777777" w:rsidR="00A74F1D" w:rsidRDefault="00A74F1D">
          <w:pPr>
            <w:tabs>
              <w:tab w:val="center" w:pos="4680"/>
              <w:tab w:val="right" w:pos="9360"/>
            </w:tabs>
            <w:rPr>
              <w:sz w:val="24"/>
              <w:szCs w:val="24"/>
            </w:rPr>
          </w:pPr>
          <w:r>
            <w:rPr>
              <w:sz w:val="24"/>
              <w:szCs w:val="24"/>
            </w:rPr>
            <w:t>Doc: SRD0001</w:t>
          </w:r>
        </w:p>
        <w:p w14:paraId="68285319" w14:textId="146FA080" w:rsidR="00A74F1D" w:rsidRDefault="00A74F1D">
          <w:pPr>
            <w:tabs>
              <w:tab w:val="center" w:pos="4680"/>
              <w:tab w:val="right" w:pos="9360"/>
            </w:tabs>
            <w:rPr>
              <w:color w:val="FF0000"/>
              <w:sz w:val="24"/>
              <w:szCs w:val="24"/>
            </w:rPr>
          </w:pPr>
          <w:r>
            <w:rPr>
              <w:sz w:val="24"/>
              <w:szCs w:val="24"/>
            </w:rPr>
            <w:t>Rev</w:t>
          </w:r>
          <w:r>
            <w:rPr>
              <w:sz w:val="24"/>
              <w:rPrChange w:id="1327" w:author="Tyler" w:date="2017-11-06T12:57:00Z">
                <w:rPr>
                  <w:color w:val="auto"/>
                  <w:sz w:val="24"/>
                </w:rPr>
              </w:rPrChange>
            </w:rPr>
            <w:t xml:space="preserve">: </w:t>
          </w:r>
          <w:del w:id="1328" w:author="Tyler" w:date="2017-11-06T12:57:00Z">
            <w:r w:rsidR="00AA626F" w:rsidRPr="00AA626F">
              <w:rPr>
                <w:color w:val="auto"/>
                <w:sz w:val="24"/>
                <w:szCs w:val="24"/>
              </w:rPr>
              <w:delText>A</w:delText>
            </w:r>
          </w:del>
          <w:ins w:id="1329" w:author="Tyler" w:date="2017-11-06T12:57:00Z">
            <w:r>
              <w:rPr>
                <w:sz w:val="24"/>
                <w:szCs w:val="24"/>
              </w:rPr>
              <w:t>B</w:t>
            </w:r>
          </w:ins>
        </w:p>
      </w:tc>
    </w:tr>
  </w:tbl>
  <w:p w14:paraId="65C7F814" w14:textId="77777777" w:rsidR="00A74F1D" w:rsidRDefault="00A74F1D">
    <w:pPr>
      <w:tabs>
        <w:tab w:val="center" w:pos="4680"/>
        <w:tab w:val="right" w:pos="9360"/>
      </w:tabs>
      <w:spacing w:after="0" w:line="240" w:lineRule="auto"/>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9D662B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61812C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338B6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9A4EE6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892BFB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1AFA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A7035E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E1E873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13278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F0ADE8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1704CA"/>
    <w:multiLevelType w:val="multilevel"/>
    <w:tmpl w:val="E0D63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290704C"/>
    <w:multiLevelType w:val="multilevel"/>
    <w:tmpl w:val="D7AEC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4013717"/>
    <w:multiLevelType w:val="multilevel"/>
    <w:tmpl w:val="708AF4B0"/>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3" w15:restartNumberingAfterBreak="0">
    <w:nsid w:val="097510FD"/>
    <w:multiLevelType w:val="multilevel"/>
    <w:tmpl w:val="2CAC13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099E1CCA"/>
    <w:multiLevelType w:val="multilevel"/>
    <w:tmpl w:val="59125F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BEA462B"/>
    <w:multiLevelType w:val="multilevel"/>
    <w:tmpl w:val="549079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0C467955"/>
    <w:multiLevelType w:val="multilevel"/>
    <w:tmpl w:val="F76206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CEF57EE"/>
    <w:multiLevelType w:val="multilevel"/>
    <w:tmpl w:val="2EE2FE0A"/>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DFD5A1C"/>
    <w:multiLevelType w:val="hybridMultilevel"/>
    <w:tmpl w:val="42DC3F28"/>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10941DDC"/>
    <w:multiLevelType w:val="multilevel"/>
    <w:tmpl w:val="87DA46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4A0652B"/>
    <w:multiLevelType w:val="hybridMultilevel"/>
    <w:tmpl w:val="E89AE662"/>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1553371B"/>
    <w:multiLevelType w:val="multilevel"/>
    <w:tmpl w:val="0F5216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5D961DE"/>
    <w:multiLevelType w:val="multilevel"/>
    <w:tmpl w:val="84FC5F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6311978"/>
    <w:multiLevelType w:val="multilevel"/>
    <w:tmpl w:val="68C262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66315C9"/>
    <w:multiLevelType w:val="multilevel"/>
    <w:tmpl w:val="D55A6C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C565708"/>
    <w:multiLevelType w:val="multilevel"/>
    <w:tmpl w:val="4E52F1E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EB11E98"/>
    <w:multiLevelType w:val="multilevel"/>
    <w:tmpl w:val="B388F6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06B72D3"/>
    <w:multiLevelType w:val="multilevel"/>
    <w:tmpl w:val="B37E5A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21BA2748"/>
    <w:multiLevelType w:val="multilevel"/>
    <w:tmpl w:val="4CB65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43F4787"/>
    <w:multiLevelType w:val="multilevel"/>
    <w:tmpl w:val="9C8C4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53F28F2"/>
    <w:multiLevelType w:val="multilevel"/>
    <w:tmpl w:val="A7FAAC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259507C9"/>
    <w:multiLevelType w:val="multilevel"/>
    <w:tmpl w:val="A8DEF0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270F25E8"/>
    <w:multiLevelType w:val="multilevel"/>
    <w:tmpl w:val="07A25006"/>
    <w:lvl w:ilvl="0">
      <w:start w:val="1"/>
      <w:numFmt w:val="lowerLetter"/>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3" w15:restartNumberingAfterBreak="0">
    <w:nsid w:val="2CD75E3A"/>
    <w:multiLevelType w:val="multilevel"/>
    <w:tmpl w:val="28EC4F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0F15B3C"/>
    <w:multiLevelType w:val="multilevel"/>
    <w:tmpl w:val="A0D23C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373D6352"/>
    <w:multiLevelType w:val="multilevel"/>
    <w:tmpl w:val="07A25006"/>
    <w:lvl w:ilvl="0">
      <w:start w:val="1"/>
      <w:numFmt w:val="lowerLetter"/>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6" w15:restartNumberingAfterBreak="0">
    <w:nsid w:val="3A1B5315"/>
    <w:multiLevelType w:val="multilevel"/>
    <w:tmpl w:val="D302AD1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7" w15:restartNumberingAfterBreak="0">
    <w:nsid w:val="421A0E9C"/>
    <w:multiLevelType w:val="multilevel"/>
    <w:tmpl w:val="501EFB50"/>
    <w:lvl w:ilvl="0">
      <w:start w:val="1"/>
      <w:numFmt w:val="decimal"/>
      <w:lvlText w:val="%1"/>
      <w:lvlJc w:val="left"/>
      <w:pPr>
        <w:ind w:left="384" w:hanging="384"/>
      </w:pPr>
    </w:lvl>
    <w:lvl w:ilvl="1">
      <w:start w:val="1"/>
      <w:numFmt w:val="decimal"/>
      <w:lvlText w:val="%1.%2"/>
      <w:lvlJc w:val="left"/>
      <w:pPr>
        <w:ind w:left="384" w:hanging="384"/>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8" w15:restartNumberingAfterBreak="0">
    <w:nsid w:val="45D00102"/>
    <w:multiLevelType w:val="multilevel"/>
    <w:tmpl w:val="D6A2AE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4ABD6663"/>
    <w:multiLevelType w:val="multilevel"/>
    <w:tmpl w:val="7236E5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4E4020A8"/>
    <w:multiLevelType w:val="multilevel"/>
    <w:tmpl w:val="F07A38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8642B2E"/>
    <w:multiLevelType w:val="multilevel"/>
    <w:tmpl w:val="A100F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BDD6DF1"/>
    <w:multiLevelType w:val="hybridMultilevel"/>
    <w:tmpl w:val="15F0EF1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5CAC03A2"/>
    <w:multiLevelType w:val="multilevel"/>
    <w:tmpl w:val="2CAC13C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44" w15:restartNumberingAfterBreak="0">
    <w:nsid w:val="5E2047F4"/>
    <w:multiLevelType w:val="multilevel"/>
    <w:tmpl w:val="595C8A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63EE6787"/>
    <w:multiLevelType w:val="multilevel"/>
    <w:tmpl w:val="F4286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8730DA"/>
    <w:multiLevelType w:val="multilevel"/>
    <w:tmpl w:val="A1EEB5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66C96734"/>
    <w:multiLevelType w:val="multilevel"/>
    <w:tmpl w:val="2CAC13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69221E23"/>
    <w:multiLevelType w:val="multilevel"/>
    <w:tmpl w:val="AC2CAB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6A0347DB"/>
    <w:multiLevelType w:val="hybridMultilevel"/>
    <w:tmpl w:val="D56E81B6"/>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0" w15:restartNumberingAfterBreak="0">
    <w:nsid w:val="6C490000"/>
    <w:multiLevelType w:val="multilevel"/>
    <w:tmpl w:val="68B0C7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6090B3E"/>
    <w:multiLevelType w:val="multilevel"/>
    <w:tmpl w:val="04B02C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799F2BB5"/>
    <w:multiLevelType w:val="multilevel"/>
    <w:tmpl w:val="DBA4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50"/>
  </w:num>
  <w:num w:numId="3">
    <w:abstractNumId w:val="22"/>
  </w:num>
  <w:num w:numId="4">
    <w:abstractNumId w:val="51"/>
  </w:num>
  <w:num w:numId="5">
    <w:abstractNumId w:val="33"/>
  </w:num>
  <w:num w:numId="6">
    <w:abstractNumId w:val="34"/>
  </w:num>
  <w:num w:numId="7">
    <w:abstractNumId w:val="15"/>
  </w:num>
  <w:num w:numId="8">
    <w:abstractNumId w:val="38"/>
  </w:num>
  <w:num w:numId="9">
    <w:abstractNumId w:val="46"/>
  </w:num>
  <w:num w:numId="10">
    <w:abstractNumId w:val="48"/>
  </w:num>
  <w:num w:numId="11">
    <w:abstractNumId w:val="19"/>
  </w:num>
  <w:num w:numId="12">
    <w:abstractNumId w:val="28"/>
  </w:num>
  <w:num w:numId="13">
    <w:abstractNumId w:val="27"/>
  </w:num>
  <w:num w:numId="14">
    <w:abstractNumId w:val="26"/>
  </w:num>
  <w:num w:numId="15">
    <w:abstractNumId w:val="16"/>
  </w:num>
  <w:num w:numId="16">
    <w:abstractNumId w:val="36"/>
  </w:num>
  <w:num w:numId="17">
    <w:abstractNumId w:val="40"/>
  </w:num>
  <w:num w:numId="18">
    <w:abstractNumId w:val="31"/>
  </w:num>
  <w:num w:numId="19">
    <w:abstractNumId w:val="23"/>
  </w:num>
  <w:num w:numId="20">
    <w:abstractNumId w:val="12"/>
  </w:num>
  <w:num w:numId="21">
    <w:abstractNumId w:val="44"/>
  </w:num>
  <w:num w:numId="22">
    <w:abstractNumId w:val="39"/>
  </w:num>
  <w:num w:numId="23">
    <w:abstractNumId w:val="42"/>
  </w:num>
  <w:num w:numId="24">
    <w:abstractNumId w:val="21"/>
  </w:num>
  <w:num w:numId="25">
    <w:abstractNumId w:val="30"/>
  </w:num>
  <w:num w:numId="26">
    <w:abstractNumId w:val="18"/>
  </w:num>
  <w:num w:numId="27">
    <w:abstractNumId w:val="49"/>
  </w:num>
  <w:num w:numId="28">
    <w:abstractNumId w:val="20"/>
  </w:num>
  <w:num w:numId="29">
    <w:abstractNumId w:val="25"/>
  </w:num>
  <w:num w:numId="30">
    <w:abstractNumId w:val="35"/>
  </w:num>
  <w:num w:numId="31">
    <w:abstractNumId w:val="32"/>
  </w:num>
  <w:num w:numId="32">
    <w:abstractNumId w:val="43"/>
  </w:num>
  <w:num w:numId="33">
    <w:abstractNumId w:val="13"/>
  </w:num>
  <w:num w:numId="34">
    <w:abstractNumId w:val="47"/>
  </w:num>
  <w:num w:numId="35">
    <w:abstractNumId w:val="11"/>
  </w:num>
  <w:num w:numId="36">
    <w:abstractNumId w:val="17"/>
  </w:num>
  <w:num w:numId="37">
    <w:abstractNumId w:val="29"/>
  </w:num>
  <w:num w:numId="38">
    <w:abstractNumId w:val="14"/>
  </w:num>
  <w:num w:numId="39">
    <w:abstractNumId w:val="24"/>
  </w:num>
  <w:num w:numId="40">
    <w:abstractNumId w:val="37"/>
  </w:num>
  <w:num w:numId="41">
    <w:abstractNumId w:val="41"/>
  </w:num>
  <w:num w:numId="42">
    <w:abstractNumId w:val="9"/>
  </w:num>
  <w:num w:numId="43">
    <w:abstractNumId w:val="7"/>
  </w:num>
  <w:num w:numId="44">
    <w:abstractNumId w:val="6"/>
  </w:num>
  <w:num w:numId="45">
    <w:abstractNumId w:val="5"/>
  </w:num>
  <w:num w:numId="46">
    <w:abstractNumId w:val="4"/>
  </w:num>
  <w:num w:numId="47">
    <w:abstractNumId w:val="8"/>
  </w:num>
  <w:num w:numId="48">
    <w:abstractNumId w:val="3"/>
  </w:num>
  <w:num w:numId="49">
    <w:abstractNumId w:val="2"/>
  </w:num>
  <w:num w:numId="50">
    <w:abstractNumId w:val="1"/>
  </w:num>
  <w:num w:numId="51">
    <w:abstractNumId w:val="0"/>
  </w:num>
  <w:num w:numId="52">
    <w:abstractNumId w:val="52"/>
  </w:num>
  <w:num w:numId="53">
    <w:abstractNumId w:val="45"/>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yler">
    <w15:presenceInfo w15:providerId="None" w15:userId="Tyl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648"/>
    <w:rsid w:val="000041B5"/>
    <w:rsid w:val="000D0F3B"/>
    <w:rsid w:val="001B6DFE"/>
    <w:rsid w:val="001D7958"/>
    <w:rsid w:val="0029369E"/>
    <w:rsid w:val="0048072D"/>
    <w:rsid w:val="00593948"/>
    <w:rsid w:val="006A07A7"/>
    <w:rsid w:val="007568C6"/>
    <w:rsid w:val="00763648"/>
    <w:rsid w:val="00811B56"/>
    <w:rsid w:val="00824C3A"/>
    <w:rsid w:val="008559FF"/>
    <w:rsid w:val="0086741A"/>
    <w:rsid w:val="008B3625"/>
    <w:rsid w:val="0093011A"/>
    <w:rsid w:val="00A10EBE"/>
    <w:rsid w:val="00A4030A"/>
    <w:rsid w:val="00A74F1D"/>
    <w:rsid w:val="00AA626F"/>
    <w:rsid w:val="00B909E9"/>
    <w:rsid w:val="00D72A78"/>
    <w:rsid w:val="00DE0521"/>
    <w:rsid w:val="00E90E14"/>
    <w:rsid w:val="00EA7949"/>
    <w:rsid w:val="00EC3BEE"/>
    <w:rsid w:val="00FF7BC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0C07202-33DF-4200-8146-AA44D6DB4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CA" w:eastAsia="en-CA"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rsid w:val="00E90E14"/>
    <w:pPr>
      <w:keepNext/>
      <w:keepLines/>
      <w:spacing w:before="40" w:after="0"/>
      <w:outlineLvl w:val="1"/>
      <w:pPrChange w:id="0" w:author="Tyler" w:date="2017-11-06T12:57:00Z">
        <w:pPr>
          <w:keepNext/>
          <w:keepLines/>
          <w:pBdr>
            <w:top w:val="nil"/>
            <w:left w:val="nil"/>
            <w:bottom w:val="nil"/>
            <w:right w:val="nil"/>
            <w:between w:val="nil"/>
          </w:pBdr>
          <w:spacing w:before="40" w:line="259" w:lineRule="auto"/>
          <w:outlineLvl w:val="1"/>
        </w:pPr>
      </w:pPrChange>
    </w:pPr>
    <w:rPr>
      <w:color w:val="2F5496"/>
      <w:sz w:val="28"/>
      <w:szCs w:val="28"/>
      <w:rPrChange w:id="0" w:author="Tyler" w:date="2017-11-06T12:57:00Z">
        <w:rPr>
          <w:rFonts w:ascii="Calibri" w:eastAsia="Calibri" w:hAnsi="Calibri" w:cs="Calibri"/>
          <w:color w:val="2F5496"/>
          <w:sz w:val="28"/>
          <w:szCs w:val="26"/>
          <w:lang w:val="en-CA" w:eastAsia="en-CA" w:bidi="ar-SA"/>
        </w:rPr>
      </w:rPrChange>
    </w:rPr>
  </w:style>
  <w:style w:type="paragraph" w:styleId="Heading3">
    <w:name w:val="heading 3"/>
    <w:basedOn w:val="Normal"/>
    <w:next w:val="Normal"/>
    <w:rsid w:val="00E90E14"/>
    <w:pPr>
      <w:keepNext/>
      <w:keepLines/>
      <w:spacing w:before="280" w:after="80"/>
      <w:outlineLvl w:val="2"/>
      <w:pPrChange w:id="1" w:author="Tyler" w:date="2017-11-06T12:57:00Z">
        <w:pPr>
          <w:keepNext/>
          <w:keepLines/>
          <w:pBdr>
            <w:top w:val="nil"/>
            <w:left w:val="nil"/>
            <w:bottom w:val="nil"/>
            <w:right w:val="nil"/>
            <w:between w:val="nil"/>
          </w:pBdr>
          <w:spacing w:before="280" w:after="80" w:line="259" w:lineRule="auto"/>
          <w:outlineLvl w:val="2"/>
        </w:pPr>
      </w:pPrChange>
    </w:pPr>
    <w:rPr>
      <w:b/>
      <w:sz w:val="26"/>
      <w:szCs w:val="26"/>
      <w:rPrChange w:id="1" w:author="Tyler" w:date="2017-11-06T12:57:00Z">
        <w:rPr>
          <w:rFonts w:ascii="Calibri" w:eastAsia="Calibri" w:hAnsi="Calibri" w:cs="Calibri"/>
          <w:b/>
          <w:color w:val="000000"/>
          <w:sz w:val="26"/>
          <w:szCs w:val="28"/>
          <w:lang w:val="en-CA" w:eastAsia="en-CA" w:bidi="ar-SA"/>
        </w:rPr>
      </w:rPrChange>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contextualSpacing/>
    </w:pPr>
    <w:rPr>
      <w:sz w:val="56"/>
      <w:szCs w:val="56"/>
    </w:rPr>
  </w:style>
  <w:style w:type="paragraph" w:styleId="Subtitle">
    <w:name w:val="Subtitle"/>
    <w:basedOn w:val="Normal"/>
    <w:next w:val="Normal"/>
    <w:rPr>
      <w:color w:val="5A5A5A"/>
    </w:rPr>
  </w:style>
  <w:style w:type="table" w:customStyle="1" w:styleId="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after="0" w:line="240" w:lineRule="auto"/>
    </w:pPr>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824C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4C3A"/>
  </w:style>
  <w:style w:type="paragraph" w:styleId="Footer">
    <w:name w:val="footer"/>
    <w:basedOn w:val="Normal"/>
    <w:link w:val="FooterChar"/>
    <w:uiPriority w:val="99"/>
    <w:unhideWhenUsed/>
    <w:rsid w:val="00824C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4C3A"/>
  </w:style>
  <w:style w:type="table" w:styleId="TableGrid">
    <w:name w:val="Table Grid"/>
    <w:basedOn w:val="TableNormal"/>
    <w:uiPriority w:val="39"/>
    <w:rsid w:val="00824C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74F1D"/>
    <w:pPr>
      <w:spacing w:after="200" w:line="240" w:lineRule="auto"/>
    </w:pPr>
    <w:rPr>
      <w:i/>
      <w:iCs/>
      <w:color w:val="44546A" w:themeColor="text2"/>
      <w:sz w:val="18"/>
      <w:szCs w:val="18"/>
    </w:rPr>
  </w:style>
  <w:style w:type="paragraph" w:styleId="ListParagraph">
    <w:name w:val="List Paragraph"/>
    <w:basedOn w:val="Normal"/>
    <w:uiPriority w:val="34"/>
    <w:qFormat/>
    <w:rsid w:val="00EA7949"/>
    <w:pPr>
      <w:ind w:left="720"/>
      <w:contextualSpacing/>
    </w:pPr>
  </w:style>
  <w:style w:type="paragraph" w:styleId="TOC1">
    <w:name w:val="toc 1"/>
    <w:basedOn w:val="Normal"/>
    <w:next w:val="Normal"/>
    <w:autoRedefine/>
    <w:uiPriority w:val="39"/>
    <w:unhideWhenUsed/>
    <w:rsid w:val="00A4030A"/>
    <w:pPr>
      <w:spacing w:after="100"/>
    </w:pPr>
  </w:style>
  <w:style w:type="paragraph" w:styleId="TOC2">
    <w:name w:val="toc 2"/>
    <w:basedOn w:val="Normal"/>
    <w:next w:val="Normal"/>
    <w:autoRedefine/>
    <w:uiPriority w:val="39"/>
    <w:unhideWhenUsed/>
    <w:rsid w:val="00A4030A"/>
    <w:pPr>
      <w:spacing w:after="100"/>
      <w:ind w:left="220"/>
    </w:pPr>
  </w:style>
  <w:style w:type="paragraph" w:styleId="TOC3">
    <w:name w:val="toc 3"/>
    <w:basedOn w:val="Normal"/>
    <w:next w:val="Normal"/>
    <w:autoRedefine/>
    <w:uiPriority w:val="39"/>
    <w:unhideWhenUsed/>
    <w:rsid w:val="00A4030A"/>
    <w:pPr>
      <w:spacing w:after="100"/>
      <w:ind w:left="440"/>
    </w:pPr>
  </w:style>
  <w:style w:type="paragraph" w:styleId="TOC4">
    <w:name w:val="toc 4"/>
    <w:basedOn w:val="Normal"/>
    <w:next w:val="Normal"/>
    <w:autoRedefine/>
    <w:uiPriority w:val="39"/>
    <w:unhideWhenUsed/>
    <w:rsid w:val="00A4030A"/>
    <w:pPr>
      <w:spacing w:after="100"/>
      <w:ind w:left="660"/>
    </w:pPr>
  </w:style>
  <w:style w:type="character" w:styleId="Hyperlink">
    <w:name w:val="Hyperlink"/>
    <w:basedOn w:val="DefaultParagraphFont"/>
    <w:uiPriority w:val="99"/>
    <w:unhideWhenUsed/>
    <w:rsid w:val="00A4030A"/>
    <w:rPr>
      <w:color w:val="0563C1" w:themeColor="hyperlink"/>
      <w:u w:val="single"/>
    </w:rPr>
  </w:style>
  <w:style w:type="paragraph" w:styleId="TableofFigures">
    <w:name w:val="table of figures"/>
    <w:basedOn w:val="Normal"/>
    <w:next w:val="Normal"/>
    <w:uiPriority w:val="99"/>
    <w:unhideWhenUsed/>
    <w:rsid w:val="00A4030A"/>
    <w:pPr>
      <w:spacing w:after="0"/>
    </w:pPr>
  </w:style>
  <w:style w:type="paragraph" w:styleId="CommentText">
    <w:name w:val="annotation text"/>
    <w:basedOn w:val="Normal"/>
    <w:link w:val="CommentTextChar"/>
    <w:uiPriority w:val="99"/>
    <w:semiHidden/>
    <w:unhideWhenUsed/>
    <w:rsid w:val="00E90E14"/>
    <w:pPr>
      <w:spacing w:line="240" w:lineRule="auto"/>
    </w:pPr>
    <w:rPr>
      <w:sz w:val="20"/>
      <w:szCs w:val="20"/>
    </w:rPr>
  </w:style>
  <w:style w:type="character" w:customStyle="1" w:styleId="CommentTextChar">
    <w:name w:val="Comment Text Char"/>
    <w:basedOn w:val="DefaultParagraphFont"/>
    <w:link w:val="CommentText"/>
    <w:uiPriority w:val="99"/>
    <w:semiHidden/>
    <w:rsid w:val="00E90E14"/>
    <w:rPr>
      <w:sz w:val="20"/>
      <w:szCs w:val="20"/>
    </w:rPr>
  </w:style>
  <w:style w:type="character" w:styleId="CommentReference">
    <w:name w:val="annotation reference"/>
    <w:basedOn w:val="DefaultParagraphFont"/>
    <w:uiPriority w:val="99"/>
    <w:semiHidden/>
    <w:unhideWhenUsed/>
    <w:rsid w:val="00E90E14"/>
    <w:rPr>
      <w:sz w:val="16"/>
      <w:szCs w:val="16"/>
    </w:rPr>
  </w:style>
  <w:style w:type="paragraph" w:styleId="BalloonText">
    <w:name w:val="Balloon Text"/>
    <w:basedOn w:val="Normal"/>
    <w:link w:val="BalloonTextChar"/>
    <w:uiPriority w:val="99"/>
    <w:semiHidden/>
    <w:unhideWhenUsed/>
    <w:rsid w:val="00E90E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E14"/>
    <w:rPr>
      <w:rFonts w:ascii="Segoe UI" w:hAnsi="Segoe UI" w:cs="Segoe UI"/>
      <w:sz w:val="18"/>
      <w:szCs w:val="18"/>
    </w:rPr>
  </w:style>
  <w:style w:type="paragraph" w:styleId="Quote">
    <w:name w:val="Quote"/>
    <w:basedOn w:val="Normal"/>
    <w:next w:val="Normal"/>
    <w:link w:val="QuoteChar"/>
    <w:uiPriority w:val="29"/>
    <w:qFormat/>
    <w:rsid w:val="00E90E1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90E14"/>
    <w:rPr>
      <w:i/>
      <w:iCs/>
      <w:color w:val="404040" w:themeColor="text1" w:themeTint="BF"/>
    </w:rPr>
  </w:style>
  <w:style w:type="character" w:styleId="UnresolvedMention">
    <w:name w:val="Unresolved Mention"/>
    <w:basedOn w:val="DefaultParagraphFont"/>
    <w:uiPriority w:val="99"/>
    <w:semiHidden/>
    <w:unhideWhenUsed/>
    <w:rsid w:val="00E90E14"/>
    <w:rPr>
      <w:color w:val="808080"/>
      <w:shd w:val="clear" w:color="auto" w:fill="E6E6E6"/>
    </w:rPr>
  </w:style>
  <w:style w:type="paragraph" w:styleId="TOCHeading">
    <w:name w:val="TOC Heading"/>
    <w:basedOn w:val="Heading1"/>
    <w:next w:val="Normal"/>
    <w:uiPriority w:val="39"/>
    <w:unhideWhenUsed/>
    <w:qFormat/>
    <w:rsid w:val="00E90E14"/>
    <w:pPr>
      <w:pBdr>
        <w:top w:val="none" w:sz="0" w:space="0" w:color="auto"/>
        <w:left w:val="none" w:sz="0" w:space="0" w:color="auto"/>
        <w:bottom w:val="none" w:sz="0" w:space="0" w:color="auto"/>
        <w:right w:val="none" w:sz="0" w:space="0" w:color="auto"/>
        <w:between w:val="none" w:sz="0" w:space="0" w:color="auto"/>
      </w:pBdr>
      <w:outlineLvl w:val="9"/>
    </w:pPr>
    <w:rPr>
      <w:rFonts w:asciiTheme="majorHAnsi" w:eastAsiaTheme="majorEastAsia" w:hAnsiTheme="majorHAnsi" w:cstheme="majorBidi"/>
      <w:color w:val="2F5496" w:themeColor="accent1" w:themeShade="BF"/>
      <w:lang w:val="en-US" w:eastAsia="en-US"/>
    </w:rPr>
  </w:style>
  <w:style w:type="paragraph" w:styleId="NormalWeb">
    <w:name w:val="Normal (Web)"/>
    <w:basedOn w:val="Normal"/>
    <w:uiPriority w:val="99"/>
    <w:semiHidden/>
    <w:unhideWhenUsed/>
    <w:rsid w:val="00E90E14"/>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8094685">
      <w:bodyDiv w:val="1"/>
      <w:marLeft w:val="0"/>
      <w:marRight w:val="0"/>
      <w:marTop w:val="0"/>
      <w:marBottom w:val="0"/>
      <w:divBdr>
        <w:top w:val="none" w:sz="0" w:space="0" w:color="auto"/>
        <w:left w:val="none" w:sz="0" w:space="0" w:color="auto"/>
        <w:bottom w:val="none" w:sz="0" w:space="0" w:color="auto"/>
        <w:right w:val="none" w:sz="0" w:space="0" w:color="auto"/>
      </w:divBdr>
    </w:div>
    <w:div w:id="14638438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B3F099-8511-4EB9-A68B-AC650F0C4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37</Pages>
  <Words>4954</Words>
  <Characters>28241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Tyler</dc:creator>
  <cp:lastModifiedBy>Tyler</cp:lastModifiedBy>
  <cp:revision>1</cp:revision>
  <dcterms:created xsi:type="dcterms:W3CDTF">2017-11-06T16:05:00Z</dcterms:created>
  <dcterms:modified xsi:type="dcterms:W3CDTF">2017-11-06T18:01:00Z</dcterms:modified>
</cp:coreProperties>
</file>